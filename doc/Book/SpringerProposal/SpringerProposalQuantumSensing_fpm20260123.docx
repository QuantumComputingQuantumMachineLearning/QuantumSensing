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F83B" w14:textId="77777777" w:rsidR="00812F91" w:rsidRPr="00C80406" w:rsidRDefault="00036798" w:rsidP="00002DE5">
      <w:pPr>
        <w:jc w:val="center"/>
        <w:rPr>
          <w:b/>
          <w:sz w:val="24"/>
          <w:szCs w:val="24"/>
          <w:lang w:val="en-US"/>
        </w:rPr>
      </w:pPr>
      <w:r w:rsidRPr="00C80406">
        <w:rPr>
          <w:b/>
          <w:sz w:val="24"/>
          <w:szCs w:val="24"/>
          <w:lang w:val="en-US"/>
        </w:rPr>
        <w:t>BOOK PROPOSAL FORM</w:t>
      </w:r>
    </w:p>
    <w:p w14:paraId="214592A7" w14:textId="77777777" w:rsidR="00036798" w:rsidRPr="00C80406" w:rsidRDefault="00036798" w:rsidP="00991221">
      <w:pPr>
        <w:jc w:val="both"/>
        <w:rPr>
          <w:sz w:val="24"/>
          <w:szCs w:val="24"/>
          <w:lang w:val="en-US"/>
        </w:rPr>
      </w:pPr>
      <w:r w:rsidRPr="00C80406">
        <w:rPr>
          <w:sz w:val="24"/>
          <w:szCs w:val="24"/>
          <w:lang w:val="en-US"/>
        </w:rPr>
        <w:t>Editorial Contact: Dr Lisa Scalone</w:t>
      </w:r>
    </w:p>
    <w:p w14:paraId="0517D262" w14:textId="77777777" w:rsidR="00036798" w:rsidRPr="00C80406" w:rsidRDefault="00036798" w:rsidP="00991221">
      <w:pPr>
        <w:jc w:val="both"/>
        <w:rPr>
          <w:sz w:val="24"/>
          <w:szCs w:val="24"/>
          <w:lang w:val="en-US"/>
        </w:rPr>
      </w:pPr>
      <w:r w:rsidRPr="00C80406">
        <w:rPr>
          <w:sz w:val="24"/>
          <w:szCs w:val="24"/>
          <w:lang w:val="en-US"/>
        </w:rPr>
        <w:t xml:space="preserve">Contact details: </w:t>
      </w:r>
      <w:hyperlink r:id="rId5" w:history="1">
        <w:r w:rsidRPr="00C80406">
          <w:rPr>
            <w:rStyle w:val="Hyperlink"/>
            <w:sz w:val="24"/>
            <w:szCs w:val="24"/>
            <w:lang w:val="en-US"/>
          </w:rPr>
          <w:t>lisa.scalone@springernature.com</w:t>
        </w:r>
      </w:hyperlink>
    </w:p>
    <w:p w14:paraId="7DEEB88A" w14:textId="77777777" w:rsidR="00C41DC6" w:rsidRPr="00C80406" w:rsidRDefault="00C41DC6" w:rsidP="00C41DC6">
      <w:pPr>
        <w:pStyle w:val="ListParagraph"/>
        <w:ind w:left="0"/>
        <w:jc w:val="both"/>
        <w:rPr>
          <w:sz w:val="24"/>
          <w:szCs w:val="24"/>
          <w:lang w:val="en-US"/>
        </w:rPr>
      </w:pPr>
    </w:p>
    <w:p w14:paraId="4A2A7626" w14:textId="77777777" w:rsidR="00C41DC6" w:rsidRPr="00C80406" w:rsidRDefault="00C41DC6" w:rsidP="00C41DC6">
      <w:pPr>
        <w:pStyle w:val="ListParagraph"/>
        <w:ind w:left="0"/>
        <w:jc w:val="both"/>
        <w:rPr>
          <w:sz w:val="24"/>
          <w:szCs w:val="24"/>
          <w:lang w:val="en-US"/>
        </w:rPr>
      </w:pPr>
      <w:r w:rsidRPr="00C80406">
        <w:rPr>
          <w:sz w:val="24"/>
          <w:szCs w:val="24"/>
          <w:lang w:val="en-US"/>
        </w:rPr>
        <w:t>***</w:t>
      </w:r>
    </w:p>
    <w:p w14:paraId="5CC37EBD" w14:textId="5F24933C" w:rsidR="00640B4C" w:rsidRPr="00640B4C" w:rsidRDefault="00036798" w:rsidP="00640B4C">
      <w:pPr>
        <w:pStyle w:val="ListParagraph"/>
        <w:jc w:val="both"/>
        <w:rPr>
          <w:b/>
          <w:bCs/>
          <w:sz w:val="24"/>
          <w:szCs w:val="24"/>
          <w:lang w:val="en-US"/>
        </w:rPr>
      </w:pPr>
      <w:r w:rsidRPr="00C80406">
        <w:rPr>
          <w:b/>
          <w:sz w:val="24"/>
          <w:szCs w:val="24"/>
          <w:lang w:val="en-US"/>
        </w:rPr>
        <w:t>Tentative Book title</w:t>
      </w:r>
      <w:r w:rsidRPr="00C80406">
        <w:rPr>
          <w:sz w:val="24"/>
          <w:szCs w:val="24"/>
          <w:lang w:val="en-US"/>
        </w:rPr>
        <w:t>:</w:t>
      </w:r>
      <w:r w:rsidR="001F5DE9">
        <w:rPr>
          <w:sz w:val="24"/>
          <w:szCs w:val="24"/>
          <w:lang w:val="en-US"/>
        </w:rPr>
        <w:t xml:space="preserve"> </w:t>
      </w:r>
      <w:r w:rsidR="00640B4C" w:rsidRPr="00640B4C">
        <w:rPr>
          <w:b/>
          <w:bCs/>
          <w:sz w:val="24"/>
          <w:szCs w:val="24"/>
          <w:lang w:val="en-US"/>
        </w:rPr>
        <w:t xml:space="preserve">A </w:t>
      </w:r>
      <w:r w:rsidR="00640B4C">
        <w:rPr>
          <w:b/>
          <w:bCs/>
          <w:sz w:val="24"/>
          <w:szCs w:val="24"/>
          <w:lang w:val="en-US"/>
        </w:rPr>
        <w:t>P</w:t>
      </w:r>
      <w:r w:rsidR="00640B4C" w:rsidRPr="00640B4C">
        <w:rPr>
          <w:b/>
          <w:bCs/>
          <w:sz w:val="24"/>
          <w:szCs w:val="24"/>
          <w:lang w:val="en-US"/>
        </w:rPr>
        <w:t xml:space="preserve">edestrian </w:t>
      </w:r>
      <w:r w:rsidR="00640B4C">
        <w:rPr>
          <w:b/>
          <w:bCs/>
          <w:sz w:val="24"/>
          <w:szCs w:val="24"/>
          <w:lang w:val="en-US"/>
        </w:rPr>
        <w:t>I</w:t>
      </w:r>
      <w:r w:rsidR="00640B4C" w:rsidRPr="00640B4C">
        <w:rPr>
          <w:b/>
          <w:bCs/>
          <w:sz w:val="24"/>
          <w:szCs w:val="24"/>
          <w:lang w:val="en-US"/>
        </w:rPr>
        <w:t xml:space="preserve">ntroduction to </w:t>
      </w:r>
      <w:r w:rsidR="00640B4C">
        <w:rPr>
          <w:b/>
          <w:bCs/>
          <w:sz w:val="24"/>
          <w:szCs w:val="24"/>
          <w:lang w:val="en-US"/>
        </w:rPr>
        <w:t>Q</w:t>
      </w:r>
      <w:r w:rsidR="00640B4C" w:rsidRPr="00640B4C">
        <w:rPr>
          <w:b/>
          <w:bCs/>
          <w:sz w:val="24"/>
          <w:szCs w:val="24"/>
          <w:lang w:val="en-US"/>
        </w:rPr>
        <w:t>uantum</w:t>
      </w:r>
    </w:p>
    <w:p w14:paraId="52E1EE9A" w14:textId="14F719F4" w:rsidR="00640B4C" w:rsidRPr="00640B4C" w:rsidRDefault="00640B4C" w:rsidP="00640B4C">
      <w:pPr>
        <w:pStyle w:val="ListParagraph"/>
        <w:jc w:val="both"/>
        <w:rPr>
          <w:b/>
          <w:bCs/>
          <w:sz w:val="24"/>
          <w:szCs w:val="24"/>
          <w:lang w:val="en-US"/>
        </w:rPr>
      </w:pPr>
      <w:r>
        <w:rPr>
          <w:b/>
          <w:bCs/>
          <w:sz w:val="24"/>
          <w:szCs w:val="24"/>
          <w:lang w:val="en-US"/>
        </w:rPr>
        <w:t>S</w:t>
      </w:r>
      <w:r w:rsidRPr="00640B4C">
        <w:rPr>
          <w:b/>
          <w:bCs/>
          <w:sz w:val="24"/>
          <w:szCs w:val="24"/>
          <w:lang w:val="en-US"/>
        </w:rPr>
        <w:t>ensing</w:t>
      </w:r>
    </w:p>
    <w:p w14:paraId="5A037EEC" w14:textId="05BD5C63" w:rsidR="00036798" w:rsidRPr="00C80406" w:rsidRDefault="00036798" w:rsidP="00640B4C">
      <w:pPr>
        <w:pStyle w:val="ListParagraph"/>
        <w:ind w:left="0"/>
        <w:jc w:val="both"/>
        <w:rPr>
          <w:sz w:val="24"/>
          <w:szCs w:val="24"/>
          <w:lang w:val="en-US"/>
        </w:rPr>
      </w:pPr>
    </w:p>
    <w:p w14:paraId="4C8DE901" w14:textId="77777777" w:rsidR="00640B4C" w:rsidRPr="00640B4C" w:rsidRDefault="00036798" w:rsidP="00640B4C">
      <w:pPr>
        <w:pStyle w:val="ListParagraph"/>
        <w:jc w:val="both"/>
        <w:rPr>
          <w:sz w:val="24"/>
          <w:szCs w:val="24"/>
          <w:lang w:val="en-US"/>
        </w:rPr>
      </w:pPr>
      <w:r w:rsidRPr="00C80406">
        <w:rPr>
          <w:b/>
          <w:sz w:val="24"/>
          <w:szCs w:val="24"/>
          <w:lang w:val="en-US"/>
        </w:rPr>
        <w:t>Subtitle (if any)</w:t>
      </w:r>
      <w:r w:rsidR="0080678C">
        <w:rPr>
          <w:sz w:val="24"/>
          <w:szCs w:val="24"/>
          <w:lang w:val="en-US"/>
        </w:rPr>
        <w:t xml:space="preserve">: </w:t>
      </w:r>
      <w:r w:rsidR="00640B4C" w:rsidRPr="00640B4C">
        <w:rPr>
          <w:sz w:val="24"/>
          <w:szCs w:val="24"/>
          <w:lang w:val="en-US"/>
        </w:rPr>
        <w:t>With exercises, numerical projects and code</w:t>
      </w:r>
    </w:p>
    <w:p w14:paraId="53290BE2" w14:textId="7B309730" w:rsidR="00036798" w:rsidRPr="00C80406" w:rsidRDefault="00640B4C" w:rsidP="00640B4C">
      <w:pPr>
        <w:pStyle w:val="ListParagraph"/>
        <w:ind w:left="0"/>
        <w:jc w:val="both"/>
        <w:rPr>
          <w:sz w:val="24"/>
          <w:szCs w:val="24"/>
          <w:lang w:val="en-US"/>
        </w:rPr>
      </w:pPr>
      <w:r w:rsidRPr="00640B4C">
        <w:rPr>
          <w:sz w:val="24"/>
          <w:szCs w:val="24"/>
          <w:lang w:val="en-US"/>
        </w:rPr>
        <w:t>examples</w:t>
      </w:r>
    </w:p>
    <w:p w14:paraId="68B9C95F" w14:textId="77777777" w:rsidR="004640D9" w:rsidRPr="00C80406" w:rsidRDefault="004640D9" w:rsidP="00991221">
      <w:pPr>
        <w:pStyle w:val="ListParagraph"/>
        <w:ind w:left="1080"/>
        <w:jc w:val="both"/>
        <w:rPr>
          <w:sz w:val="24"/>
          <w:szCs w:val="24"/>
          <w:lang w:val="en-US"/>
        </w:rPr>
      </w:pPr>
    </w:p>
    <w:p w14:paraId="3A6F2D69" w14:textId="77777777" w:rsidR="00C41DC6" w:rsidRPr="00C80406" w:rsidRDefault="00C41DC6" w:rsidP="00C41DC6">
      <w:pPr>
        <w:pStyle w:val="ListParagraph"/>
        <w:ind w:left="0"/>
        <w:jc w:val="center"/>
        <w:rPr>
          <w:b/>
          <w:sz w:val="24"/>
          <w:szCs w:val="24"/>
          <w:lang w:val="en-US"/>
        </w:rPr>
      </w:pPr>
      <w:r w:rsidRPr="00C80406">
        <w:rPr>
          <w:b/>
          <w:sz w:val="24"/>
          <w:szCs w:val="24"/>
          <w:lang w:val="en-US"/>
        </w:rPr>
        <w:t>Author(s)/Editor(s) Information</w:t>
      </w:r>
    </w:p>
    <w:p w14:paraId="562DDE33" w14:textId="77777777" w:rsidR="00036798" w:rsidRPr="00C80406" w:rsidRDefault="00C41DC6" w:rsidP="00C41DC6">
      <w:pPr>
        <w:pStyle w:val="ListParagraph"/>
        <w:ind w:left="0"/>
        <w:rPr>
          <w:sz w:val="24"/>
          <w:szCs w:val="24"/>
          <w:lang w:val="en-US"/>
        </w:rPr>
      </w:pPr>
      <w:r w:rsidRPr="00C80406">
        <w:rPr>
          <w:sz w:val="24"/>
          <w:szCs w:val="24"/>
          <w:lang w:val="en-US"/>
        </w:rPr>
        <w:t>C</w:t>
      </w:r>
      <w:r w:rsidR="002D4D0D" w:rsidRPr="00C80406">
        <w:rPr>
          <w:sz w:val="24"/>
          <w:szCs w:val="24"/>
          <w:lang w:val="en-US"/>
        </w:rPr>
        <w:t>o</w:t>
      </w:r>
      <w:r w:rsidRPr="00C80406">
        <w:rPr>
          <w:sz w:val="24"/>
          <w:szCs w:val="24"/>
          <w:lang w:val="en-US"/>
        </w:rPr>
        <w:t xml:space="preserve">py/paste the below table </w:t>
      </w:r>
      <w:r w:rsidR="00C80406">
        <w:rPr>
          <w:sz w:val="24"/>
          <w:szCs w:val="24"/>
          <w:lang w:val="en-US"/>
        </w:rPr>
        <w:t>to add a new author/editor</w:t>
      </w:r>
      <w:r w:rsidR="001F5DE9">
        <w:rPr>
          <w:sz w:val="24"/>
          <w:szCs w:val="24"/>
          <w:lang w:val="en-US"/>
        </w:rPr>
        <w:t>.</w:t>
      </w:r>
    </w:p>
    <w:p w14:paraId="38B22830" w14:textId="77777777" w:rsidR="00C41DC6" w:rsidRDefault="00C41DC6" w:rsidP="00C41DC6">
      <w:pPr>
        <w:pStyle w:val="ListParagraph"/>
        <w:ind w:left="0"/>
        <w:rPr>
          <w:b/>
          <w:sz w:val="24"/>
          <w:szCs w:val="24"/>
          <w:lang w:val="en-US"/>
        </w:rPr>
      </w:pPr>
    </w:p>
    <w:p w14:paraId="25BC953A" w14:textId="77777777" w:rsidR="00BE75CE" w:rsidRDefault="00BE75CE" w:rsidP="00C41DC6">
      <w:pPr>
        <w:pStyle w:val="ListParagraph"/>
        <w:ind w:left="0"/>
        <w:rPr>
          <w:b/>
          <w:sz w:val="24"/>
          <w:szCs w:val="24"/>
          <w:lang w:val="en-US"/>
        </w:rPr>
      </w:pPr>
    </w:p>
    <w:p w14:paraId="4EB5991A" w14:textId="77777777" w:rsidR="00BE75CE" w:rsidRPr="00C80406" w:rsidRDefault="00BE75CE" w:rsidP="00C41DC6">
      <w:pPr>
        <w:pStyle w:val="ListParagraph"/>
        <w:ind w:left="0"/>
        <w:rPr>
          <w:b/>
          <w:sz w:val="24"/>
          <w:szCs w:val="24"/>
          <w:lang w:val="en-US"/>
        </w:rPr>
      </w:pPr>
    </w:p>
    <w:p w14:paraId="3683BD5D" w14:textId="77777777" w:rsidR="00C80406" w:rsidRDefault="00C80406" w:rsidP="00C80406">
      <w:pPr>
        <w:pStyle w:val="ListParagraph"/>
        <w:ind w:left="0"/>
        <w:rPr>
          <w:sz w:val="24"/>
          <w:szCs w:val="24"/>
          <w:lang w:val="en-US"/>
        </w:rPr>
      </w:pPr>
    </w:p>
    <w:p w14:paraId="11AAD068" w14:textId="77777777" w:rsidR="00CA53DF" w:rsidRDefault="00CA53DF" w:rsidP="00C80406">
      <w:pPr>
        <w:pStyle w:val="ListParagraph"/>
        <w:ind w:left="0"/>
        <w:jc w:val="center"/>
        <w:rPr>
          <w:b/>
          <w:sz w:val="24"/>
          <w:szCs w:val="24"/>
          <w:lang w:val="en-US"/>
        </w:rPr>
      </w:pPr>
    </w:p>
    <w:p w14:paraId="6109DCB4" w14:textId="77777777" w:rsidR="006352C7" w:rsidRDefault="006352C7"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6352C7" w:rsidRPr="00C200C0" w14:paraId="2E367338" w14:textId="77777777">
        <w:trPr>
          <w:trHeight w:val="481"/>
        </w:trPr>
        <w:tc>
          <w:tcPr>
            <w:tcW w:w="3510" w:type="dxa"/>
          </w:tcPr>
          <w:p w14:paraId="5264C4B3" w14:textId="77777777" w:rsidR="006352C7" w:rsidRPr="003A35B6" w:rsidRDefault="006352C7">
            <w:pPr>
              <w:pStyle w:val="ListParagraph"/>
              <w:ind w:left="0"/>
              <w:jc w:val="both"/>
              <w:rPr>
                <w:b/>
                <w:sz w:val="24"/>
                <w:szCs w:val="24"/>
                <w:lang w:val="en-US"/>
              </w:rPr>
            </w:pPr>
            <w:r w:rsidRPr="003A35B6">
              <w:rPr>
                <w:b/>
                <w:sz w:val="24"/>
                <w:szCs w:val="24"/>
                <w:lang w:val="en-US"/>
              </w:rPr>
              <w:t>Title (Mr. – Ms. – Mr./Ms.)</w:t>
            </w:r>
          </w:p>
        </w:tc>
        <w:tc>
          <w:tcPr>
            <w:tcW w:w="5808" w:type="dxa"/>
          </w:tcPr>
          <w:p w14:paraId="7EDAE2A9" w14:textId="77777777" w:rsidR="006352C7" w:rsidRPr="003A35B6" w:rsidRDefault="006352C7">
            <w:pPr>
              <w:pStyle w:val="ListParagraph"/>
              <w:ind w:left="0"/>
              <w:jc w:val="both"/>
              <w:rPr>
                <w:sz w:val="24"/>
                <w:szCs w:val="24"/>
                <w:lang w:val="en-US"/>
              </w:rPr>
            </w:pPr>
            <w:r>
              <w:rPr>
                <w:sz w:val="24"/>
                <w:szCs w:val="24"/>
                <w:lang w:val="en-US"/>
              </w:rPr>
              <w:t>Mr</w:t>
            </w:r>
          </w:p>
        </w:tc>
      </w:tr>
      <w:tr w:rsidR="006352C7" w:rsidRPr="003A35B6" w14:paraId="3B5366CC" w14:textId="77777777">
        <w:trPr>
          <w:trHeight w:val="496"/>
        </w:trPr>
        <w:tc>
          <w:tcPr>
            <w:tcW w:w="3510" w:type="dxa"/>
          </w:tcPr>
          <w:p w14:paraId="79EEEE8D" w14:textId="77777777" w:rsidR="006352C7" w:rsidRPr="003A35B6" w:rsidRDefault="006352C7">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5E4294CD" w14:textId="77777777" w:rsidR="006352C7" w:rsidRPr="003A35B6" w:rsidRDefault="006352C7">
            <w:pPr>
              <w:pStyle w:val="ListParagraph"/>
              <w:ind w:left="0"/>
              <w:jc w:val="both"/>
              <w:rPr>
                <w:sz w:val="24"/>
                <w:szCs w:val="24"/>
                <w:lang w:val="en-US"/>
              </w:rPr>
            </w:pPr>
            <w:r>
              <w:rPr>
                <w:sz w:val="24"/>
                <w:szCs w:val="24"/>
                <w:lang w:val="en-US"/>
              </w:rPr>
              <w:t>Morten</w:t>
            </w:r>
          </w:p>
        </w:tc>
      </w:tr>
      <w:tr w:rsidR="006352C7" w:rsidRPr="003A35B6" w14:paraId="53C157C5" w14:textId="77777777">
        <w:trPr>
          <w:trHeight w:val="481"/>
        </w:trPr>
        <w:tc>
          <w:tcPr>
            <w:tcW w:w="3510" w:type="dxa"/>
          </w:tcPr>
          <w:p w14:paraId="099B7049" w14:textId="77777777" w:rsidR="006352C7" w:rsidRPr="003A35B6" w:rsidRDefault="006352C7">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2B2F61A2" w14:textId="77777777" w:rsidR="006352C7" w:rsidRPr="003A35B6" w:rsidRDefault="006352C7">
            <w:pPr>
              <w:pStyle w:val="ListParagraph"/>
              <w:ind w:left="0"/>
              <w:jc w:val="both"/>
              <w:rPr>
                <w:sz w:val="24"/>
                <w:szCs w:val="24"/>
                <w:lang w:val="en-US"/>
              </w:rPr>
            </w:pPr>
            <w:r>
              <w:rPr>
                <w:sz w:val="24"/>
                <w:szCs w:val="24"/>
                <w:lang w:val="en-US"/>
              </w:rPr>
              <w:t>Hjorth-Jensen</w:t>
            </w:r>
          </w:p>
        </w:tc>
      </w:tr>
      <w:tr w:rsidR="006352C7" w:rsidRPr="003A35B6" w14:paraId="0A7C980B" w14:textId="77777777">
        <w:trPr>
          <w:trHeight w:val="496"/>
        </w:trPr>
        <w:tc>
          <w:tcPr>
            <w:tcW w:w="3510" w:type="dxa"/>
          </w:tcPr>
          <w:p w14:paraId="3B510B31" w14:textId="77777777" w:rsidR="006352C7" w:rsidRPr="003A35B6" w:rsidRDefault="006352C7">
            <w:pPr>
              <w:pStyle w:val="ListParagraph"/>
              <w:ind w:left="0"/>
              <w:jc w:val="both"/>
              <w:rPr>
                <w:b/>
                <w:sz w:val="24"/>
                <w:szCs w:val="24"/>
                <w:lang w:val="en-US"/>
              </w:rPr>
            </w:pPr>
            <w:r w:rsidRPr="003A35B6">
              <w:rPr>
                <w:b/>
                <w:sz w:val="24"/>
                <w:szCs w:val="24"/>
                <w:lang w:val="en-US"/>
              </w:rPr>
              <w:t>Role (Author or Editor)</w:t>
            </w:r>
          </w:p>
        </w:tc>
        <w:tc>
          <w:tcPr>
            <w:tcW w:w="5808" w:type="dxa"/>
          </w:tcPr>
          <w:p w14:paraId="2F271C7C" w14:textId="77777777" w:rsidR="006352C7" w:rsidRPr="003A35B6" w:rsidRDefault="006352C7">
            <w:pPr>
              <w:pStyle w:val="ListParagraph"/>
              <w:ind w:left="0"/>
              <w:jc w:val="both"/>
              <w:rPr>
                <w:sz w:val="24"/>
                <w:szCs w:val="24"/>
                <w:lang w:val="en-US"/>
              </w:rPr>
            </w:pPr>
            <w:r>
              <w:rPr>
                <w:sz w:val="24"/>
                <w:szCs w:val="24"/>
                <w:lang w:val="en-US"/>
              </w:rPr>
              <w:t>Co-author</w:t>
            </w:r>
          </w:p>
        </w:tc>
      </w:tr>
      <w:tr w:rsidR="006352C7" w:rsidRPr="00C200C0" w14:paraId="3362B254" w14:textId="77777777">
        <w:trPr>
          <w:trHeight w:val="481"/>
        </w:trPr>
        <w:tc>
          <w:tcPr>
            <w:tcW w:w="3510" w:type="dxa"/>
          </w:tcPr>
          <w:p w14:paraId="68E18D0D" w14:textId="77777777" w:rsidR="006352C7" w:rsidRPr="003A35B6" w:rsidRDefault="006352C7">
            <w:pPr>
              <w:pStyle w:val="ListParagraph"/>
              <w:ind w:left="0"/>
              <w:jc w:val="both"/>
              <w:rPr>
                <w:b/>
                <w:sz w:val="24"/>
                <w:szCs w:val="24"/>
                <w:lang w:val="en-US"/>
              </w:rPr>
            </w:pPr>
            <w:r w:rsidRPr="003A35B6">
              <w:rPr>
                <w:b/>
                <w:sz w:val="24"/>
                <w:szCs w:val="24"/>
                <w:lang w:val="en-US"/>
              </w:rPr>
              <w:t>Academic Title (Dr. – Prof. – etc.)</w:t>
            </w:r>
          </w:p>
        </w:tc>
        <w:tc>
          <w:tcPr>
            <w:tcW w:w="5808" w:type="dxa"/>
          </w:tcPr>
          <w:p w14:paraId="2FED0843" w14:textId="77777777" w:rsidR="006352C7" w:rsidRPr="003A35B6" w:rsidRDefault="006352C7">
            <w:pPr>
              <w:pStyle w:val="ListParagraph"/>
              <w:ind w:left="0"/>
              <w:jc w:val="both"/>
              <w:rPr>
                <w:sz w:val="24"/>
                <w:szCs w:val="24"/>
                <w:lang w:val="en-US"/>
              </w:rPr>
            </w:pPr>
            <w:r>
              <w:rPr>
                <w:sz w:val="24"/>
                <w:szCs w:val="24"/>
                <w:lang w:val="en-US"/>
              </w:rPr>
              <w:t>Professor</w:t>
            </w:r>
          </w:p>
        </w:tc>
      </w:tr>
      <w:tr w:rsidR="006352C7" w:rsidRPr="003A35B6" w14:paraId="06B1128C" w14:textId="77777777">
        <w:trPr>
          <w:trHeight w:val="481"/>
        </w:trPr>
        <w:tc>
          <w:tcPr>
            <w:tcW w:w="3510" w:type="dxa"/>
          </w:tcPr>
          <w:p w14:paraId="6C601EFF" w14:textId="77777777" w:rsidR="006352C7" w:rsidRPr="003A35B6" w:rsidRDefault="006352C7">
            <w:pPr>
              <w:pStyle w:val="ListParagraph"/>
              <w:ind w:left="0"/>
              <w:jc w:val="both"/>
              <w:rPr>
                <w:b/>
                <w:sz w:val="24"/>
                <w:szCs w:val="24"/>
                <w:lang w:val="en-US"/>
              </w:rPr>
            </w:pPr>
            <w:r w:rsidRPr="003A35B6">
              <w:rPr>
                <w:b/>
                <w:sz w:val="24"/>
                <w:szCs w:val="24"/>
                <w:lang w:val="en-US"/>
              </w:rPr>
              <w:t>Institution</w:t>
            </w:r>
          </w:p>
        </w:tc>
        <w:tc>
          <w:tcPr>
            <w:tcW w:w="5808" w:type="dxa"/>
          </w:tcPr>
          <w:p w14:paraId="3E921EB6" w14:textId="77777777" w:rsidR="006352C7" w:rsidRPr="003A35B6" w:rsidRDefault="006352C7">
            <w:pPr>
              <w:pStyle w:val="ListParagraph"/>
              <w:ind w:left="0"/>
              <w:jc w:val="both"/>
              <w:rPr>
                <w:sz w:val="24"/>
                <w:szCs w:val="24"/>
                <w:lang w:val="en-US"/>
              </w:rPr>
            </w:pPr>
            <w:r>
              <w:rPr>
                <w:sz w:val="24"/>
                <w:szCs w:val="24"/>
                <w:lang w:val="en-US"/>
              </w:rPr>
              <w:t>University of Oslo</w:t>
            </w:r>
          </w:p>
        </w:tc>
      </w:tr>
      <w:tr w:rsidR="006352C7" w:rsidRPr="003A35B6" w14:paraId="534D6373" w14:textId="77777777">
        <w:trPr>
          <w:trHeight w:val="496"/>
        </w:trPr>
        <w:tc>
          <w:tcPr>
            <w:tcW w:w="3510" w:type="dxa"/>
          </w:tcPr>
          <w:p w14:paraId="522143F3" w14:textId="77777777" w:rsidR="006352C7" w:rsidRPr="003A35B6" w:rsidRDefault="006352C7">
            <w:pPr>
              <w:pStyle w:val="ListParagraph"/>
              <w:ind w:left="0"/>
              <w:jc w:val="both"/>
              <w:rPr>
                <w:b/>
                <w:sz w:val="24"/>
                <w:szCs w:val="24"/>
                <w:lang w:val="en-US"/>
              </w:rPr>
            </w:pPr>
            <w:r w:rsidRPr="003A35B6">
              <w:rPr>
                <w:b/>
                <w:sz w:val="24"/>
                <w:szCs w:val="24"/>
                <w:lang w:val="en-US"/>
              </w:rPr>
              <w:t>Department</w:t>
            </w:r>
          </w:p>
        </w:tc>
        <w:tc>
          <w:tcPr>
            <w:tcW w:w="5808" w:type="dxa"/>
          </w:tcPr>
          <w:p w14:paraId="613898DE" w14:textId="08C4FACE" w:rsidR="006352C7" w:rsidRPr="003A35B6" w:rsidRDefault="00397006">
            <w:pPr>
              <w:pStyle w:val="ListParagraph"/>
              <w:ind w:left="0"/>
              <w:jc w:val="both"/>
              <w:rPr>
                <w:sz w:val="24"/>
                <w:szCs w:val="24"/>
                <w:lang w:val="en-US"/>
              </w:rPr>
            </w:pPr>
            <w:r>
              <w:rPr>
                <w:sz w:val="24"/>
                <w:szCs w:val="24"/>
                <w:lang w:val="en-US"/>
              </w:rPr>
              <w:t xml:space="preserve">Department of </w:t>
            </w:r>
            <w:r w:rsidR="006352C7">
              <w:rPr>
                <w:sz w:val="24"/>
                <w:szCs w:val="24"/>
                <w:lang w:val="en-US"/>
              </w:rPr>
              <w:t>Physics</w:t>
            </w:r>
          </w:p>
        </w:tc>
      </w:tr>
      <w:tr w:rsidR="006352C7" w:rsidRPr="003A35B6" w14:paraId="41DAC71F" w14:textId="77777777">
        <w:trPr>
          <w:trHeight w:val="481"/>
        </w:trPr>
        <w:tc>
          <w:tcPr>
            <w:tcW w:w="3510" w:type="dxa"/>
          </w:tcPr>
          <w:p w14:paraId="5AED14B5" w14:textId="77777777" w:rsidR="006352C7" w:rsidRPr="003A35B6" w:rsidRDefault="006352C7">
            <w:pPr>
              <w:pStyle w:val="ListParagraph"/>
              <w:ind w:left="0"/>
              <w:jc w:val="both"/>
              <w:rPr>
                <w:b/>
                <w:sz w:val="24"/>
                <w:szCs w:val="24"/>
                <w:lang w:val="en-US"/>
              </w:rPr>
            </w:pPr>
            <w:r w:rsidRPr="003A35B6">
              <w:rPr>
                <w:b/>
                <w:sz w:val="24"/>
                <w:szCs w:val="24"/>
                <w:lang w:val="en-US"/>
              </w:rPr>
              <w:t>Street Name and Number</w:t>
            </w:r>
          </w:p>
        </w:tc>
        <w:tc>
          <w:tcPr>
            <w:tcW w:w="5808" w:type="dxa"/>
          </w:tcPr>
          <w:p w14:paraId="54404D1A" w14:textId="77777777" w:rsidR="006352C7" w:rsidRPr="003A35B6" w:rsidRDefault="006352C7">
            <w:pPr>
              <w:pStyle w:val="ListParagraph"/>
              <w:ind w:left="0"/>
              <w:jc w:val="both"/>
              <w:rPr>
                <w:sz w:val="24"/>
                <w:szCs w:val="24"/>
                <w:lang w:val="en-US"/>
              </w:rPr>
            </w:pPr>
            <w:r>
              <w:rPr>
                <w:sz w:val="24"/>
                <w:szCs w:val="24"/>
                <w:lang w:val="en-US"/>
              </w:rPr>
              <w:t>Sem Sealands vei 24</w:t>
            </w:r>
          </w:p>
        </w:tc>
      </w:tr>
      <w:tr w:rsidR="006352C7" w:rsidRPr="003A35B6" w14:paraId="5C9CE52C" w14:textId="77777777">
        <w:trPr>
          <w:trHeight w:val="481"/>
        </w:trPr>
        <w:tc>
          <w:tcPr>
            <w:tcW w:w="3510" w:type="dxa"/>
          </w:tcPr>
          <w:p w14:paraId="0115C097" w14:textId="77777777" w:rsidR="006352C7" w:rsidRPr="003A35B6" w:rsidRDefault="006352C7">
            <w:pPr>
              <w:pStyle w:val="ListParagraph"/>
              <w:ind w:left="0"/>
              <w:jc w:val="both"/>
              <w:rPr>
                <w:b/>
                <w:sz w:val="24"/>
                <w:szCs w:val="24"/>
                <w:lang w:val="en-US"/>
              </w:rPr>
            </w:pPr>
            <w:r w:rsidRPr="003A35B6">
              <w:rPr>
                <w:b/>
                <w:sz w:val="24"/>
                <w:szCs w:val="24"/>
                <w:lang w:val="en-US"/>
              </w:rPr>
              <w:t>Postal Code</w:t>
            </w:r>
          </w:p>
        </w:tc>
        <w:tc>
          <w:tcPr>
            <w:tcW w:w="5808" w:type="dxa"/>
          </w:tcPr>
          <w:p w14:paraId="3A8A098B" w14:textId="77777777" w:rsidR="006352C7" w:rsidRPr="003A35B6" w:rsidRDefault="006352C7">
            <w:pPr>
              <w:pStyle w:val="ListParagraph"/>
              <w:ind w:left="0"/>
              <w:jc w:val="both"/>
              <w:rPr>
                <w:sz w:val="24"/>
                <w:szCs w:val="24"/>
                <w:lang w:val="en-US"/>
              </w:rPr>
            </w:pPr>
            <w:r>
              <w:rPr>
                <w:sz w:val="24"/>
                <w:szCs w:val="24"/>
                <w:lang w:val="en-US"/>
              </w:rPr>
              <w:t>0316</w:t>
            </w:r>
          </w:p>
        </w:tc>
      </w:tr>
      <w:tr w:rsidR="006352C7" w:rsidRPr="003A35B6" w14:paraId="53F93F3A" w14:textId="77777777">
        <w:trPr>
          <w:trHeight w:val="481"/>
        </w:trPr>
        <w:tc>
          <w:tcPr>
            <w:tcW w:w="3510" w:type="dxa"/>
          </w:tcPr>
          <w:p w14:paraId="0A10BFD3" w14:textId="77777777" w:rsidR="006352C7" w:rsidRPr="003A35B6" w:rsidRDefault="006352C7">
            <w:pPr>
              <w:pStyle w:val="ListParagraph"/>
              <w:ind w:left="0"/>
              <w:jc w:val="both"/>
              <w:rPr>
                <w:b/>
                <w:sz w:val="24"/>
                <w:szCs w:val="24"/>
                <w:lang w:val="en-US"/>
              </w:rPr>
            </w:pPr>
            <w:r w:rsidRPr="003A35B6">
              <w:rPr>
                <w:b/>
                <w:sz w:val="24"/>
                <w:szCs w:val="24"/>
                <w:lang w:val="en-US"/>
              </w:rPr>
              <w:t>City</w:t>
            </w:r>
          </w:p>
        </w:tc>
        <w:tc>
          <w:tcPr>
            <w:tcW w:w="5808" w:type="dxa"/>
          </w:tcPr>
          <w:p w14:paraId="3F9BB847" w14:textId="77777777" w:rsidR="006352C7" w:rsidRPr="003A35B6" w:rsidRDefault="006352C7">
            <w:pPr>
              <w:pStyle w:val="ListParagraph"/>
              <w:ind w:left="0"/>
              <w:jc w:val="both"/>
              <w:rPr>
                <w:sz w:val="24"/>
                <w:szCs w:val="24"/>
                <w:lang w:val="en-US"/>
              </w:rPr>
            </w:pPr>
            <w:r>
              <w:rPr>
                <w:sz w:val="24"/>
                <w:szCs w:val="24"/>
                <w:lang w:val="en-US"/>
              </w:rPr>
              <w:t>Oslo</w:t>
            </w:r>
          </w:p>
        </w:tc>
      </w:tr>
      <w:tr w:rsidR="006352C7" w:rsidRPr="003A35B6" w14:paraId="1756CB24" w14:textId="77777777">
        <w:trPr>
          <w:trHeight w:val="481"/>
        </w:trPr>
        <w:tc>
          <w:tcPr>
            <w:tcW w:w="3510" w:type="dxa"/>
          </w:tcPr>
          <w:p w14:paraId="1BFB8032" w14:textId="77777777" w:rsidR="006352C7" w:rsidRPr="003A35B6" w:rsidRDefault="006352C7">
            <w:pPr>
              <w:pStyle w:val="ListParagraph"/>
              <w:ind w:left="0"/>
              <w:jc w:val="both"/>
              <w:rPr>
                <w:b/>
                <w:sz w:val="24"/>
                <w:szCs w:val="24"/>
                <w:lang w:val="en-US"/>
              </w:rPr>
            </w:pPr>
            <w:r>
              <w:rPr>
                <w:b/>
                <w:sz w:val="24"/>
                <w:szCs w:val="24"/>
                <w:lang w:val="en-US"/>
              </w:rPr>
              <w:t>Country</w:t>
            </w:r>
          </w:p>
        </w:tc>
        <w:tc>
          <w:tcPr>
            <w:tcW w:w="5808" w:type="dxa"/>
          </w:tcPr>
          <w:p w14:paraId="1A71B5C3" w14:textId="77777777" w:rsidR="006352C7" w:rsidRPr="003A35B6" w:rsidRDefault="006352C7">
            <w:pPr>
              <w:pStyle w:val="ListParagraph"/>
              <w:ind w:left="0"/>
              <w:jc w:val="both"/>
              <w:rPr>
                <w:sz w:val="24"/>
                <w:szCs w:val="24"/>
                <w:lang w:val="en-US"/>
              </w:rPr>
            </w:pPr>
            <w:r>
              <w:rPr>
                <w:sz w:val="24"/>
                <w:szCs w:val="24"/>
                <w:lang w:val="en-US"/>
              </w:rPr>
              <w:t>Norway</w:t>
            </w:r>
          </w:p>
        </w:tc>
      </w:tr>
      <w:tr w:rsidR="006352C7" w:rsidRPr="003A35B6" w14:paraId="48AD96F5" w14:textId="77777777">
        <w:trPr>
          <w:trHeight w:val="481"/>
        </w:trPr>
        <w:tc>
          <w:tcPr>
            <w:tcW w:w="3510" w:type="dxa"/>
          </w:tcPr>
          <w:p w14:paraId="77BBDA9F" w14:textId="77777777" w:rsidR="006352C7" w:rsidRPr="003A35B6" w:rsidRDefault="006352C7">
            <w:pPr>
              <w:pStyle w:val="ListParagraph"/>
              <w:ind w:left="0"/>
              <w:jc w:val="both"/>
              <w:rPr>
                <w:b/>
                <w:sz w:val="24"/>
                <w:szCs w:val="24"/>
                <w:lang w:val="en-US"/>
              </w:rPr>
            </w:pPr>
            <w:r w:rsidRPr="003A35B6">
              <w:rPr>
                <w:b/>
                <w:sz w:val="24"/>
                <w:szCs w:val="24"/>
                <w:lang w:val="en-US"/>
              </w:rPr>
              <w:t>E-mail address</w:t>
            </w:r>
          </w:p>
        </w:tc>
        <w:tc>
          <w:tcPr>
            <w:tcW w:w="5808" w:type="dxa"/>
          </w:tcPr>
          <w:p w14:paraId="7CBF0EF4" w14:textId="77777777" w:rsidR="006352C7" w:rsidRPr="003A35B6" w:rsidRDefault="006352C7">
            <w:pPr>
              <w:pStyle w:val="ListParagraph"/>
              <w:ind w:left="0"/>
              <w:jc w:val="both"/>
              <w:rPr>
                <w:sz w:val="24"/>
                <w:szCs w:val="24"/>
                <w:lang w:val="en-US"/>
              </w:rPr>
            </w:pPr>
            <w:r>
              <w:rPr>
                <w:sz w:val="24"/>
                <w:szCs w:val="24"/>
                <w:lang w:val="en-US"/>
              </w:rPr>
              <w:t>mhjensen@uio.no</w:t>
            </w:r>
          </w:p>
        </w:tc>
      </w:tr>
      <w:tr w:rsidR="006352C7" w:rsidRPr="003A35B6" w14:paraId="43063CB9" w14:textId="77777777">
        <w:trPr>
          <w:trHeight w:val="481"/>
        </w:trPr>
        <w:tc>
          <w:tcPr>
            <w:tcW w:w="3510" w:type="dxa"/>
          </w:tcPr>
          <w:p w14:paraId="468519A2" w14:textId="77777777" w:rsidR="006352C7" w:rsidRPr="003A35B6" w:rsidRDefault="006352C7">
            <w:pPr>
              <w:pStyle w:val="ListParagraph"/>
              <w:ind w:left="0"/>
              <w:jc w:val="both"/>
              <w:rPr>
                <w:b/>
                <w:sz w:val="24"/>
                <w:szCs w:val="24"/>
                <w:lang w:val="en-US"/>
              </w:rPr>
            </w:pPr>
            <w:r w:rsidRPr="0080678C">
              <w:rPr>
                <w:b/>
                <w:sz w:val="24"/>
                <w:szCs w:val="24"/>
                <w:lang w:val="en-US"/>
              </w:rPr>
              <w:t>ORCID-iD</w:t>
            </w:r>
          </w:p>
        </w:tc>
        <w:tc>
          <w:tcPr>
            <w:tcW w:w="5808" w:type="dxa"/>
          </w:tcPr>
          <w:p w14:paraId="7B353384" w14:textId="77777777" w:rsidR="006352C7" w:rsidRPr="003A35B6" w:rsidRDefault="006352C7">
            <w:pPr>
              <w:pStyle w:val="ListParagraph"/>
              <w:ind w:left="0"/>
              <w:jc w:val="both"/>
              <w:rPr>
                <w:sz w:val="24"/>
                <w:szCs w:val="24"/>
                <w:lang w:val="en-US"/>
              </w:rPr>
            </w:pPr>
            <w:r w:rsidRPr="00BE75CE">
              <w:rPr>
                <w:sz w:val="24"/>
                <w:szCs w:val="24"/>
                <w:lang w:val="en-US"/>
              </w:rPr>
              <w:t>https://orcid.org/0000-0003-0174-1364</w:t>
            </w:r>
          </w:p>
        </w:tc>
      </w:tr>
      <w:tr w:rsidR="006352C7" w:rsidRPr="00C200C0" w14:paraId="75E4095D" w14:textId="77777777">
        <w:trPr>
          <w:trHeight w:val="4343"/>
        </w:trPr>
        <w:tc>
          <w:tcPr>
            <w:tcW w:w="3510" w:type="dxa"/>
          </w:tcPr>
          <w:p w14:paraId="61546317" w14:textId="77777777" w:rsidR="006352C7" w:rsidRDefault="006352C7">
            <w:pPr>
              <w:pStyle w:val="ListParagraph"/>
              <w:ind w:left="0"/>
              <w:rPr>
                <w:sz w:val="24"/>
                <w:szCs w:val="24"/>
                <w:lang w:val="en-US"/>
              </w:rPr>
            </w:pPr>
            <w:r w:rsidRPr="003A35B6">
              <w:rPr>
                <w:sz w:val="24"/>
                <w:szCs w:val="24"/>
                <w:lang w:val="en-US"/>
              </w:rPr>
              <w:lastRenderedPageBreak/>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7D6A5A0B" w14:textId="77777777" w:rsidR="006352C7" w:rsidRPr="003A35B6" w:rsidRDefault="006352C7">
            <w:pPr>
              <w:pStyle w:val="ListParagraph"/>
              <w:ind w:left="0"/>
              <w:rPr>
                <w:sz w:val="24"/>
                <w:szCs w:val="24"/>
                <w:lang w:val="en-US"/>
              </w:rPr>
            </w:pPr>
            <w:r>
              <w:rPr>
                <w:sz w:val="24"/>
                <w:szCs w:val="24"/>
                <w:lang w:val="en-US"/>
              </w:rPr>
              <w:t>*No bullet points or entry lines but provide a short readable text.</w:t>
            </w:r>
          </w:p>
          <w:p w14:paraId="740D5F63" w14:textId="77777777" w:rsidR="006352C7" w:rsidRPr="003A35B6" w:rsidRDefault="006352C7">
            <w:pPr>
              <w:pStyle w:val="ListParagraph"/>
              <w:ind w:left="0"/>
              <w:jc w:val="both"/>
              <w:rPr>
                <w:sz w:val="24"/>
                <w:szCs w:val="24"/>
                <w:lang w:val="en-US"/>
              </w:rPr>
            </w:pPr>
            <w:r w:rsidRPr="003A35B6">
              <w:rPr>
                <w:sz w:val="24"/>
                <w:szCs w:val="24"/>
                <w:lang w:val="en-US"/>
              </w:rPr>
              <w:br/>
            </w:r>
          </w:p>
        </w:tc>
        <w:tc>
          <w:tcPr>
            <w:tcW w:w="5808" w:type="dxa"/>
          </w:tcPr>
          <w:p w14:paraId="401161DC" w14:textId="77777777" w:rsidR="006352C7" w:rsidRPr="00CD0CA0" w:rsidRDefault="006352C7">
            <w:pPr>
              <w:pStyle w:val="ListParagraph"/>
              <w:ind w:left="0"/>
              <w:jc w:val="both"/>
              <w:rPr>
                <w:rFonts w:ascii="Times" w:hAnsi="Times"/>
                <w:sz w:val="24"/>
                <w:szCs w:val="24"/>
                <w:lang w:val="en-US"/>
              </w:rPr>
            </w:pPr>
            <w:r w:rsidRPr="00CD0CA0">
              <w:rPr>
                <w:rFonts w:ascii="Times" w:hAnsi="Times"/>
                <w:sz w:val="24"/>
                <w:szCs w:val="24"/>
                <w:lang w:val="en-US"/>
              </w:rPr>
              <w:t xml:space="preserve">Hjorth-Jensen has his background in studies of different many-body theories applied to problems in nuclear physics and condensed matter physics. He works also on quantum engineering and machine learning applied to many-body systems. He has over many years developed introductory and advanced learning material in many-body physics, quantum computing, computational physics and machine learning. He has received several prizes for his teaching both in Norway and the USA. He is a fellow of the APS and the AAAS and an elected fellow of </w:t>
            </w:r>
            <w:r w:rsidR="00430C33" w:rsidRPr="00CD0CA0">
              <w:rPr>
                <w:rFonts w:ascii="Times" w:hAnsi="Times" w:cs="Helvetica"/>
                <w:color w:val="000000"/>
                <w:sz w:val="24"/>
                <w:szCs w:val="24"/>
                <w:lang w:val="en-US"/>
              </w:rPr>
              <w:t>the Norwegian Academy of Science and Letters and the Royal Norwegian Society of Sciences and Letters</w:t>
            </w:r>
          </w:p>
        </w:tc>
      </w:tr>
    </w:tbl>
    <w:p w14:paraId="484829D3" w14:textId="77777777" w:rsidR="006352C7" w:rsidRDefault="006352C7" w:rsidP="00C80406">
      <w:pPr>
        <w:pStyle w:val="ListParagraph"/>
        <w:ind w:left="0"/>
        <w:jc w:val="center"/>
        <w:rPr>
          <w:b/>
          <w:sz w:val="24"/>
          <w:szCs w:val="24"/>
          <w:lang w:val="en-US"/>
        </w:rPr>
      </w:pPr>
    </w:p>
    <w:p w14:paraId="137952DB" w14:textId="77777777" w:rsidR="006352C7" w:rsidRDefault="006352C7"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CA53DF" w:rsidRPr="00C200C0" w14:paraId="2B1C0245" w14:textId="77777777" w:rsidTr="17FD062F">
        <w:trPr>
          <w:trHeight w:val="481"/>
        </w:trPr>
        <w:tc>
          <w:tcPr>
            <w:tcW w:w="3510" w:type="dxa"/>
          </w:tcPr>
          <w:p w14:paraId="306C4ED0" w14:textId="77777777" w:rsidR="00CA53DF" w:rsidRPr="003A35B6" w:rsidRDefault="00CA53DF">
            <w:pPr>
              <w:pStyle w:val="ListParagraph"/>
              <w:ind w:left="0"/>
              <w:jc w:val="both"/>
              <w:rPr>
                <w:b/>
                <w:sz w:val="24"/>
                <w:szCs w:val="24"/>
                <w:lang w:val="en-US"/>
              </w:rPr>
            </w:pPr>
            <w:r w:rsidRPr="003A35B6">
              <w:rPr>
                <w:b/>
                <w:sz w:val="24"/>
                <w:szCs w:val="24"/>
                <w:lang w:val="en-US"/>
              </w:rPr>
              <w:t>Title (Mr. – Ms. – Mr./Ms.)</w:t>
            </w:r>
          </w:p>
        </w:tc>
        <w:tc>
          <w:tcPr>
            <w:tcW w:w="5808" w:type="dxa"/>
          </w:tcPr>
          <w:p w14:paraId="46183E54" w14:textId="77777777" w:rsidR="00CA53DF" w:rsidRPr="003A35B6" w:rsidRDefault="00CA53DF">
            <w:pPr>
              <w:pStyle w:val="ListParagraph"/>
              <w:ind w:left="0"/>
              <w:jc w:val="both"/>
              <w:rPr>
                <w:sz w:val="24"/>
                <w:szCs w:val="24"/>
                <w:lang w:val="en-US"/>
              </w:rPr>
            </w:pPr>
            <w:r>
              <w:rPr>
                <w:sz w:val="24"/>
                <w:szCs w:val="24"/>
                <w:lang w:val="en-US"/>
              </w:rPr>
              <w:t>Mr</w:t>
            </w:r>
          </w:p>
        </w:tc>
      </w:tr>
      <w:tr w:rsidR="00CA53DF" w:rsidRPr="003A35B6" w14:paraId="6396F39E" w14:textId="77777777" w:rsidTr="17FD062F">
        <w:trPr>
          <w:trHeight w:val="496"/>
        </w:trPr>
        <w:tc>
          <w:tcPr>
            <w:tcW w:w="3510" w:type="dxa"/>
          </w:tcPr>
          <w:p w14:paraId="6C8FDE2A" w14:textId="77777777" w:rsidR="00CA53DF" w:rsidRPr="003A35B6" w:rsidRDefault="00CA53DF">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664AEDF0" w14:textId="74B7074C" w:rsidR="00CA53DF" w:rsidRPr="003A35B6" w:rsidRDefault="00FA7C4C">
            <w:pPr>
              <w:pStyle w:val="ListParagraph"/>
              <w:ind w:left="0"/>
              <w:jc w:val="both"/>
              <w:rPr>
                <w:sz w:val="24"/>
                <w:szCs w:val="24"/>
                <w:lang w:val="en-US"/>
              </w:rPr>
            </w:pPr>
            <w:r>
              <w:rPr>
                <w:sz w:val="24"/>
                <w:szCs w:val="24"/>
                <w:lang w:val="en-US"/>
              </w:rPr>
              <w:t>Gunnar Felix</w:t>
            </w:r>
          </w:p>
        </w:tc>
      </w:tr>
      <w:tr w:rsidR="00CA53DF" w:rsidRPr="003A35B6" w14:paraId="0CE25FB2" w14:textId="77777777" w:rsidTr="17FD062F">
        <w:trPr>
          <w:trHeight w:val="481"/>
        </w:trPr>
        <w:tc>
          <w:tcPr>
            <w:tcW w:w="3510" w:type="dxa"/>
          </w:tcPr>
          <w:p w14:paraId="310CCFAA" w14:textId="77777777" w:rsidR="00CA53DF" w:rsidRPr="003A35B6" w:rsidRDefault="00CA53DF">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53876960" w14:textId="33FCF451" w:rsidR="00CA53DF" w:rsidRPr="003A35B6" w:rsidRDefault="00FA7C4C">
            <w:pPr>
              <w:pStyle w:val="ListParagraph"/>
              <w:ind w:left="0"/>
              <w:jc w:val="both"/>
              <w:rPr>
                <w:sz w:val="24"/>
                <w:szCs w:val="24"/>
                <w:lang w:val="en-US"/>
              </w:rPr>
            </w:pPr>
            <w:r>
              <w:rPr>
                <w:sz w:val="24"/>
                <w:szCs w:val="24"/>
                <w:lang w:val="en-US"/>
              </w:rPr>
              <w:t>Lange</w:t>
            </w:r>
          </w:p>
        </w:tc>
      </w:tr>
      <w:tr w:rsidR="00CA53DF" w:rsidRPr="003A35B6" w14:paraId="37B8A6B3" w14:textId="77777777" w:rsidTr="17FD062F">
        <w:trPr>
          <w:trHeight w:val="496"/>
        </w:trPr>
        <w:tc>
          <w:tcPr>
            <w:tcW w:w="3510" w:type="dxa"/>
          </w:tcPr>
          <w:p w14:paraId="637DDEA4" w14:textId="77777777" w:rsidR="00CA53DF" w:rsidRPr="003A35B6" w:rsidRDefault="00CA53DF">
            <w:pPr>
              <w:pStyle w:val="ListParagraph"/>
              <w:ind w:left="0"/>
              <w:jc w:val="both"/>
              <w:rPr>
                <w:b/>
                <w:sz w:val="24"/>
                <w:szCs w:val="24"/>
                <w:lang w:val="en-US"/>
              </w:rPr>
            </w:pPr>
            <w:r w:rsidRPr="003A35B6">
              <w:rPr>
                <w:b/>
                <w:sz w:val="24"/>
                <w:szCs w:val="24"/>
                <w:lang w:val="en-US"/>
              </w:rPr>
              <w:t>Role (Author or Editor)</w:t>
            </w:r>
          </w:p>
        </w:tc>
        <w:tc>
          <w:tcPr>
            <w:tcW w:w="5808" w:type="dxa"/>
          </w:tcPr>
          <w:p w14:paraId="6ED33582" w14:textId="637D6AC5" w:rsidR="00CA53DF" w:rsidRPr="003A35B6" w:rsidRDefault="00FA7C4C">
            <w:pPr>
              <w:pStyle w:val="ListParagraph"/>
              <w:ind w:left="0"/>
              <w:jc w:val="both"/>
              <w:rPr>
                <w:sz w:val="24"/>
                <w:szCs w:val="24"/>
                <w:lang w:val="en-US"/>
              </w:rPr>
            </w:pPr>
            <w:r>
              <w:rPr>
                <w:sz w:val="24"/>
                <w:szCs w:val="24"/>
                <w:lang w:val="en-US"/>
              </w:rPr>
              <w:t>Coauthor</w:t>
            </w:r>
          </w:p>
        </w:tc>
      </w:tr>
      <w:tr w:rsidR="00CA53DF" w:rsidRPr="00C200C0" w14:paraId="687C68D6" w14:textId="77777777" w:rsidTr="17FD062F">
        <w:trPr>
          <w:trHeight w:val="481"/>
        </w:trPr>
        <w:tc>
          <w:tcPr>
            <w:tcW w:w="3510" w:type="dxa"/>
          </w:tcPr>
          <w:p w14:paraId="41DFFF36" w14:textId="77777777" w:rsidR="00CA53DF" w:rsidRPr="003A35B6" w:rsidRDefault="00CA53DF">
            <w:pPr>
              <w:pStyle w:val="ListParagraph"/>
              <w:ind w:left="0"/>
              <w:jc w:val="both"/>
              <w:rPr>
                <w:b/>
                <w:sz w:val="24"/>
                <w:szCs w:val="24"/>
                <w:lang w:val="en-US"/>
              </w:rPr>
            </w:pPr>
            <w:r w:rsidRPr="003A35B6">
              <w:rPr>
                <w:b/>
                <w:sz w:val="24"/>
                <w:szCs w:val="24"/>
                <w:lang w:val="en-US"/>
              </w:rPr>
              <w:t>Academic Title (Dr. – Prof. – etc.)</w:t>
            </w:r>
          </w:p>
        </w:tc>
        <w:tc>
          <w:tcPr>
            <w:tcW w:w="5808" w:type="dxa"/>
          </w:tcPr>
          <w:p w14:paraId="494EA0D2" w14:textId="3095EF4A" w:rsidR="00CA53DF" w:rsidRPr="003A35B6" w:rsidRDefault="00FA7C4C">
            <w:pPr>
              <w:pStyle w:val="ListParagraph"/>
              <w:ind w:left="0"/>
              <w:jc w:val="both"/>
              <w:rPr>
                <w:sz w:val="24"/>
                <w:szCs w:val="24"/>
                <w:lang w:val="en-US"/>
              </w:rPr>
            </w:pPr>
            <w:r>
              <w:rPr>
                <w:sz w:val="24"/>
                <w:szCs w:val="24"/>
                <w:lang w:val="en-US"/>
              </w:rPr>
              <w:t>Dr.</w:t>
            </w:r>
          </w:p>
        </w:tc>
      </w:tr>
      <w:tr w:rsidR="00CA53DF" w:rsidRPr="003A35B6" w14:paraId="1E01651B" w14:textId="77777777" w:rsidTr="17FD062F">
        <w:trPr>
          <w:trHeight w:val="481"/>
        </w:trPr>
        <w:tc>
          <w:tcPr>
            <w:tcW w:w="3510" w:type="dxa"/>
          </w:tcPr>
          <w:p w14:paraId="07CEBDB3" w14:textId="77777777" w:rsidR="00CA53DF" w:rsidRPr="003A35B6" w:rsidRDefault="00CA53DF">
            <w:pPr>
              <w:pStyle w:val="ListParagraph"/>
              <w:ind w:left="0"/>
              <w:jc w:val="both"/>
              <w:rPr>
                <w:b/>
                <w:sz w:val="24"/>
                <w:szCs w:val="24"/>
                <w:lang w:val="en-US"/>
              </w:rPr>
            </w:pPr>
            <w:r w:rsidRPr="003A35B6">
              <w:rPr>
                <w:b/>
                <w:sz w:val="24"/>
                <w:szCs w:val="24"/>
                <w:lang w:val="en-US"/>
              </w:rPr>
              <w:t>Institution</w:t>
            </w:r>
          </w:p>
        </w:tc>
        <w:tc>
          <w:tcPr>
            <w:tcW w:w="5808" w:type="dxa"/>
          </w:tcPr>
          <w:p w14:paraId="21503B58" w14:textId="2FE3C808" w:rsidR="00CA53DF" w:rsidRPr="003A35B6" w:rsidRDefault="00FA7C4C">
            <w:pPr>
              <w:pStyle w:val="ListParagraph"/>
              <w:ind w:left="0"/>
              <w:jc w:val="both"/>
              <w:rPr>
                <w:sz w:val="24"/>
                <w:szCs w:val="24"/>
                <w:lang w:val="en-US"/>
              </w:rPr>
            </w:pPr>
            <w:r>
              <w:rPr>
                <w:sz w:val="24"/>
                <w:szCs w:val="24"/>
                <w:lang w:val="en-US"/>
              </w:rPr>
              <w:t>University of Oslo</w:t>
            </w:r>
          </w:p>
        </w:tc>
      </w:tr>
      <w:tr w:rsidR="00CA53DF" w:rsidRPr="003A35B6" w14:paraId="75CCEA50" w14:textId="77777777" w:rsidTr="17FD062F">
        <w:trPr>
          <w:trHeight w:val="496"/>
        </w:trPr>
        <w:tc>
          <w:tcPr>
            <w:tcW w:w="3510" w:type="dxa"/>
          </w:tcPr>
          <w:p w14:paraId="369070E2" w14:textId="77777777" w:rsidR="00CA53DF" w:rsidRPr="003A35B6" w:rsidRDefault="00CA53DF">
            <w:pPr>
              <w:pStyle w:val="ListParagraph"/>
              <w:ind w:left="0"/>
              <w:jc w:val="both"/>
              <w:rPr>
                <w:b/>
                <w:sz w:val="24"/>
                <w:szCs w:val="24"/>
                <w:lang w:val="en-US"/>
              </w:rPr>
            </w:pPr>
            <w:r w:rsidRPr="003A35B6">
              <w:rPr>
                <w:b/>
                <w:sz w:val="24"/>
                <w:szCs w:val="24"/>
                <w:lang w:val="en-US"/>
              </w:rPr>
              <w:t>Department</w:t>
            </w:r>
          </w:p>
        </w:tc>
        <w:tc>
          <w:tcPr>
            <w:tcW w:w="5808" w:type="dxa"/>
          </w:tcPr>
          <w:p w14:paraId="5E477128" w14:textId="128C523F" w:rsidR="00CA53DF" w:rsidRPr="003A35B6" w:rsidRDefault="006352C7" w:rsidP="006352C7">
            <w:pPr>
              <w:jc w:val="both"/>
              <w:rPr>
                <w:sz w:val="24"/>
                <w:szCs w:val="24"/>
                <w:lang w:val="en-US"/>
              </w:rPr>
            </w:pPr>
            <w:r w:rsidRPr="006352C7">
              <w:rPr>
                <w:sz w:val="24"/>
                <w:szCs w:val="24"/>
                <w:lang w:val="en-US"/>
              </w:rPr>
              <w:t xml:space="preserve">Department of </w:t>
            </w:r>
            <w:r w:rsidR="00FA7C4C">
              <w:rPr>
                <w:sz w:val="24"/>
                <w:szCs w:val="24"/>
                <w:lang w:val="en-US"/>
              </w:rPr>
              <w:t>Physics</w:t>
            </w:r>
          </w:p>
        </w:tc>
      </w:tr>
      <w:tr w:rsidR="00CA53DF" w:rsidRPr="003A35B6" w14:paraId="11599BD7" w14:textId="77777777" w:rsidTr="17FD062F">
        <w:trPr>
          <w:trHeight w:val="481"/>
        </w:trPr>
        <w:tc>
          <w:tcPr>
            <w:tcW w:w="3510" w:type="dxa"/>
          </w:tcPr>
          <w:p w14:paraId="5145F6A6" w14:textId="77777777" w:rsidR="00CA53DF" w:rsidRPr="003A35B6" w:rsidRDefault="00CA53DF">
            <w:pPr>
              <w:pStyle w:val="ListParagraph"/>
              <w:ind w:left="0"/>
              <w:jc w:val="both"/>
              <w:rPr>
                <w:b/>
                <w:sz w:val="24"/>
                <w:szCs w:val="24"/>
                <w:lang w:val="en-US"/>
              </w:rPr>
            </w:pPr>
            <w:r w:rsidRPr="003A35B6">
              <w:rPr>
                <w:b/>
                <w:sz w:val="24"/>
                <w:szCs w:val="24"/>
                <w:lang w:val="en-US"/>
              </w:rPr>
              <w:t>Street Name and Number</w:t>
            </w:r>
          </w:p>
        </w:tc>
        <w:tc>
          <w:tcPr>
            <w:tcW w:w="5808" w:type="dxa"/>
          </w:tcPr>
          <w:p w14:paraId="04141440" w14:textId="6CC88AB3" w:rsidR="00CA53DF" w:rsidRPr="003A35B6" w:rsidRDefault="00FA7C4C">
            <w:pPr>
              <w:pStyle w:val="ListParagraph"/>
              <w:ind w:left="0"/>
              <w:jc w:val="both"/>
              <w:rPr>
                <w:sz w:val="24"/>
                <w:szCs w:val="24"/>
                <w:lang w:val="en-US"/>
              </w:rPr>
            </w:pPr>
            <w:r>
              <w:rPr>
                <w:sz w:val="24"/>
                <w:szCs w:val="24"/>
                <w:lang w:val="en-US"/>
              </w:rPr>
              <w:t>Sem Sælands vei 24</w:t>
            </w:r>
          </w:p>
        </w:tc>
      </w:tr>
      <w:tr w:rsidR="00CA53DF" w:rsidRPr="003A35B6" w14:paraId="40E728B8" w14:textId="77777777" w:rsidTr="17FD062F">
        <w:trPr>
          <w:trHeight w:val="481"/>
        </w:trPr>
        <w:tc>
          <w:tcPr>
            <w:tcW w:w="3510" w:type="dxa"/>
          </w:tcPr>
          <w:p w14:paraId="35BC509C" w14:textId="77777777" w:rsidR="00CA53DF" w:rsidRPr="003A35B6" w:rsidRDefault="00CA53DF">
            <w:pPr>
              <w:pStyle w:val="ListParagraph"/>
              <w:ind w:left="0"/>
              <w:jc w:val="both"/>
              <w:rPr>
                <w:b/>
                <w:sz w:val="24"/>
                <w:szCs w:val="24"/>
                <w:lang w:val="en-US"/>
              </w:rPr>
            </w:pPr>
            <w:r w:rsidRPr="003A35B6">
              <w:rPr>
                <w:b/>
                <w:sz w:val="24"/>
                <w:szCs w:val="24"/>
                <w:lang w:val="en-US"/>
              </w:rPr>
              <w:t>Postal Code</w:t>
            </w:r>
          </w:p>
        </w:tc>
        <w:tc>
          <w:tcPr>
            <w:tcW w:w="5808" w:type="dxa"/>
          </w:tcPr>
          <w:p w14:paraId="146D51C8" w14:textId="3A781004" w:rsidR="00CA53DF" w:rsidRPr="003A35B6" w:rsidRDefault="00FA7C4C">
            <w:pPr>
              <w:pStyle w:val="ListParagraph"/>
              <w:ind w:left="0"/>
              <w:jc w:val="both"/>
              <w:rPr>
                <w:sz w:val="24"/>
                <w:szCs w:val="24"/>
                <w:lang w:val="en-US"/>
              </w:rPr>
            </w:pPr>
            <w:r>
              <w:rPr>
                <w:sz w:val="24"/>
                <w:szCs w:val="24"/>
                <w:lang w:val="en-US"/>
              </w:rPr>
              <w:t>NO-0316</w:t>
            </w:r>
          </w:p>
        </w:tc>
      </w:tr>
      <w:tr w:rsidR="00CA53DF" w:rsidRPr="003A35B6" w14:paraId="235A7384" w14:textId="77777777" w:rsidTr="17FD062F">
        <w:trPr>
          <w:trHeight w:val="481"/>
        </w:trPr>
        <w:tc>
          <w:tcPr>
            <w:tcW w:w="3510" w:type="dxa"/>
          </w:tcPr>
          <w:p w14:paraId="7F11E41F" w14:textId="77777777" w:rsidR="00CA53DF" w:rsidRPr="003A35B6" w:rsidRDefault="00CA53DF">
            <w:pPr>
              <w:pStyle w:val="ListParagraph"/>
              <w:ind w:left="0"/>
              <w:jc w:val="both"/>
              <w:rPr>
                <w:b/>
                <w:sz w:val="24"/>
                <w:szCs w:val="24"/>
                <w:lang w:val="en-US"/>
              </w:rPr>
            </w:pPr>
            <w:r w:rsidRPr="003A35B6">
              <w:rPr>
                <w:b/>
                <w:sz w:val="24"/>
                <w:szCs w:val="24"/>
                <w:lang w:val="en-US"/>
              </w:rPr>
              <w:t>City</w:t>
            </w:r>
          </w:p>
        </w:tc>
        <w:tc>
          <w:tcPr>
            <w:tcW w:w="5808" w:type="dxa"/>
          </w:tcPr>
          <w:p w14:paraId="6C696BD3" w14:textId="0D2A871D" w:rsidR="00CA53DF" w:rsidRPr="003A35B6" w:rsidRDefault="00FA7C4C">
            <w:pPr>
              <w:pStyle w:val="ListParagraph"/>
              <w:ind w:left="0"/>
              <w:jc w:val="both"/>
              <w:rPr>
                <w:sz w:val="24"/>
                <w:szCs w:val="24"/>
                <w:lang w:val="en-US"/>
              </w:rPr>
            </w:pPr>
            <w:r>
              <w:rPr>
                <w:sz w:val="24"/>
                <w:szCs w:val="24"/>
                <w:lang w:val="en-US"/>
              </w:rPr>
              <w:t>Oslo</w:t>
            </w:r>
          </w:p>
        </w:tc>
      </w:tr>
      <w:tr w:rsidR="00CA53DF" w:rsidRPr="003A35B6" w14:paraId="5FE8F6C9" w14:textId="77777777" w:rsidTr="17FD062F">
        <w:trPr>
          <w:trHeight w:val="481"/>
        </w:trPr>
        <w:tc>
          <w:tcPr>
            <w:tcW w:w="3510" w:type="dxa"/>
          </w:tcPr>
          <w:p w14:paraId="600E5E27" w14:textId="77777777" w:rsidR="00CA53DF" w:rsidRPr="003A35B6" w:rsidRDefault="00CA53DF">
            <w:pPr>
              <w:pStyle w:val="ListParagraph"/>
              <w:ind w:left="0"/>
              <w:jc w:val="both"/>
              <w:rPr>
                <w:b/>
                <w:sz w:val="24"/>
                <w:szCs w:val="24"/>
                <w:lang w:val="en-US"/>
              </w:rPr>
            </w:pPr>
            <w:r>
              <w:rPr>
                <w:b/>
                <w:sz w:val="24"/>
                <w:szCs w:val="24"/>
                <w:lang w:val="en-US"/>
              </w:rPr>
              <w:t>Country</w:t>
            </w:r>
          </w:p>
        </w:tc>
        <w:tc>
          <w:tcPr>
            <w:tcW w:w="5808" w:type="dxa"/>
          </w:tcPr>
          <w:p w14:paraId="223ED7C9" w14:textId="3DF34670" w:rsidR="00CA53DF" w:rsidRPr="003A35B6" w:rsidRDefault="00FA7C4C">
            <w:pPr>
              <w:pStyle w:val="ListParagraph"/>
              <w:ind w:left="0"/>
              <w:jc w:val="both"/>
              <w:rPr>
                <w:sz w:val="24"/>
                <w:szCs w:val="24"/>
                <w:lang w:val="en-US"/>
              </w:rPr>
            </w:pPr>
            <w:r>
              <w:rPr>
                <w:sz w:val="24"/>
                <w:szCs w:val="24"/>
                <w:lang w:val="en-US"/>
              </w:rPr>
              <w:t>Norway</w:t>
            </w:r>
          </w:p>
        </w:tc>
      </w:tr>
      <w:tr w:rsidR="00CA53DF" w:rsidRPr="003A35B6" w14:paraId="7BE8F038" w14:textId="77777777" w:rsidTr="17FD062F">
        <w:trPr>
          <w:trHeight w:val="481"/>
        </w:trPr>
        <w:tc>
          <w:tcPr>
            <w:tcW w:w="3510" w:type="dxa"/>
          </w:tcPr>
          <w:p w14:paraId="075062C7" w14:textId="77777777" w:rsidR="00CA53DF" w:rsidRPr="003A35B6" w:rsidRDefault="00CA53DF">
            <w:pPr>
              <w:pStyle w:val="ListParagraph"/>
              <w:ind w:left="0"/>
              <w:jc w:val="both"/>
              <w:rPr>
                <w:b/>
                <w:sz w:val="24"/>
                <w:szCs w:val="24"/>
                <w:lang w:val="en-US"/>
              </w:rPr>
            </w:pPr>
            <w:r w:rsidRPr="003A35B6">
              <w:rPr>
                <w:b/>
                <w:sz w:val="24"/>
                <w:szCs w:val="24"/>
                <w:lang w:val="en-US"/>
              </w:rPr>
              <w:t>E-mail address</w:t>
            </w:r>
          </w:p>
        </w:tc>
        <w:tc>
          <w:tcPr>
            <w:tcW w:w="5808" w:type="dxa"/>
          </w:tcPr>
          <w:p w14:paraId="31EA1308" w14:textId="08335548" w:rsidR="00CA53DF" w:rsidRPr="003A35B6" w:rsidRDefault="00640B4C">
            <w:pPr>
              <w:pStyle w:val="ListParagraph"/>
              <w:ind w:left="0"/>
              <w:jc w:val="both"/>
              <w:rPr>
                <w:sz w:val="24"/>
                <w:szCs w:val="24"/>
                <w:lang w:val="en-US"/>
              </w:rPr>
            </w:pPr>
            <w:r w:rsidRPr="00640B4C">
              <w:rPr>
                <w:sz w:val="24"/>
                <w:szCs w:val="24"/>
                <w:lang w:val="en-US"/>
              </w:rPr>
              <w:t>g.f.lange@fys.uio.no</w:t>
            </w:r>
          </w:p>
        </w:tc>
      </w:tr>
      <w:tr w:rsidR="00CA53DF" w:rsidRPr="003A35B6" w14:paraId="7F945CAB" w14:textId="77777777" w:rsidTr="17FD062F">
        <w:trPr>
          <w:trHeight w:val="481"/>
        </w:trPr>
        <w:tc>
          <w:tcPr>
            <w:tcW w:w="3510" w:type="dxa"/>
          </w:tcPr>
          <w:p w14:paraId="32549E23" w14:textId="77777777" w:rsidR="00CA53DF" w:rsidRPr="003A35B6" w:rsidRDefault="00CA53DF">
            <w:pPr>
              <w:pStyle w:val="ListParagraph"/>
              <w:ind w:left="0"/>
              <w:jc w:val="both"/>
              <w:rPr>
                <w:b/>
                <w:sz w:val="24"/>
                <w:szCs w:val="24"/>
                <w:lang w:val="en-US"/>
              </w:rPr>
            </w:pPr>
            <w:r w:rsidRPr="0080678C">
              <w:rPr>
                <w:b/>
                <w:sz w:val="24"/>
                <w:szCs w:val="24"/>
                <w:lang w:val="en-US"/>
              </w:rPr>
              <w:t>ORCID-iD</w:t>
            </w:r>
          </w:p>
        </w:tc>
        <w:tc>
          <w:tcPr>
            <w:tcW w:w="5808" w:type="dxa"/>
          </w:tcPr>
          <w:p w14:paraId="7343800D" w14:textId="73B7ED00" w:rsidR="00CA53DF" w:rsidRPr="003A35B6" w:rsidRDefault="00397006">
            <w:pPr>
              <w:pStyle w:val="ListParagraph"/>
              <w:ind w:left="0"/>
              <w:jc w:val="both"/>
              <w:rPr>
                <w:sz w:val="24"/>
                <w:szCs w:val="24"/>
                <w:lang w:val="en-US"/>
              </w:rPr>
            </w:pPr>
            <w:r w:rsidRPr="00397006">
              <w:rPr>
                <w:sz w:val="24"/>
                <w:szCs w:val="24"/>
                <w:lang w:val="en-US"/>
              </w:rPr>
              <w:t>https://orcid.org/0000-0003-1353-0628</w:t>
            </w:r>
          </w:p>
        </w:tc>
      </w:tr>
      <w:tr w:rsidR="00CA53DF" w:rsidRPr="00C200C0" w14:paraId="3B35814C" w14:textId="77777777" w:rsidTr="17FD062F">
        <w:trPr>
          <w:trHeight w:val="4343"/>
        </w:trPr>
        <w:tc>
          <w:tcPr>
            <w:tcW w:w="3510" w:type="dxa"/>
          </w:tcPr>
          <w:p w14:paraId="79B4062D" w14:textId="77777777" w:rsidR="00CA53DF" w:rsidRDefault="00CA53DF">
            <w:pPr>
              <w:pStyle w:val="ListParagraph"/>
              <w:ind w:left="0"/>
              <w:rPr>
                <w:sz w:val="24"/>
                <w:szCs w:val="24"/>
                <w:lang w:val="en-US"/>
              </w:rPr>
            </w:pPr>
            <w:r w:rsidRPr="003A35B6">
              <w:rPr>
                <w:sz w:val="24"/>
                <w:szCs w:val="24"/>
                <w:lang w:val="en-US"/>
              </w:rPr>
              <w:lastRenderedPageBreak/>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0A5DE882" w14:textId="77777777" w:rsidR="00CA53DF" w:rsidRPr="003A35B6" w:rsidRDefault="00CA53DF">
            <w:pPr>
              <w:pStyle w:val="ListParagraph"/>
              <w:ind w:left="0"/>
              <w:rPr>
                <w:sz w:val="24"/>
                <w:szCs w:val="24"/>
                <w:lang w:val="en-US"/>
              </w:rPr>
            </w:pPr>
            <w:r>
              <w:rPr>
                <w:sz w:val="24"/>
                <w:szCs w:val="24"/>
                <w:lang w:val="en-US"/>
              </w:rPr>
              <w:t>*No bullet points or entry lines but provide a short readable text.</w:t>
            </w:r>
          </w:p>
          <w:p w14:paraId="4FAD75F4" w14:textId="77777777" w:rsidR="00CA53DF" w:rsidRPr="003A35B6" w:rsidRDefault="00CA53DF">
            <w:pPr>
              <w:pStyle w:val="ListParagraph"/>
              <w:ind w:left="0"/>
              <w:jc w:val="both"/>
              <w:rPr>
                <w:sz w:val="24"/>
                <w:szCs w:val="24"/>
                <w:lang w:val="en-US"/>
              </w:rPr>
            </w:pPr>
            <w:r w:rsidRPr="003A35B6">
              <w:rPr>
                <w:sz w:val="24"/>
                <w:szCs w:val="24"/>
                <w:lang w:val="en-US"/>
              </w:rPr>
              <w:br/>
            </w:r>
          </w:p>
        </w:tc>
        <w:tc>
          <w:tcPr>
            <w:tcW w:w="5808" w:type="dxa"/>
          </w:tcPr>
          <w:p w14:paraId="4C92EA5B" w14:textId="711204B2" w:rsidR="00CA53DF" w:rsidRPr="003A35B6" w:rsidRDefault="55C26E63" w:rsidP="17FD062F">
            <w:pPr>
              <w:pStyle w:val="ListParagraph"/>
              <w:ind w:left="0"/>
              <w:jc w:val="both"/>
              <w:rPr>
                <w:sz w:val="24"/>
                <w:szCs w:val="24"/>
                <w:lang w:val="en-US"/>
              </w:rPr>
            </w:pPr>
            <w:r w:rsidRPr="17FD062F">
              <w:rPr>
                <w:sz w:val="24"/>
                <w:szCs w:val="24"/>
                <w:lang w:val="en-US"/>
              </w:rPr>
              <w:t xml:space="preserve">Lange works on topological materials and their application to quantum sensing.  He has worked on fundamental bounds </w:t>
            </w:r>
            <w:r w:rsidR="75FBBB70" w:rsidRPr="17FD062F">
              <w:rPr>
                <w:sz w:val="24"/>
                <w:szCs w:val="24"/>
                <w:lang w:val="en-US"/>
              </w:rPr>
              <w:t>on sensitivity in solid state systems, and their relationship to topology</w:t>
            </w:r>
            <w:r w:rsidR="275FC486" w:rsidRPr="17FD062F">
              <w:rPr>
                <w:sz w:val="24"/>
                <w:szCs w:val="24"/>
                <w:lang w:val="en-US"/>
              </w:rPr>
              <w:t xml:space="preserve">. He has been awarded an international prize for his work on certain topological phase transitions, characterized by spin degrees of freedom, and </w:t>
            </w:r>
            <w:r w:rsidR="056BD488" w:rsidRPr="17FD062F">
              <w:rPr>
                <w:sz w:val="24"/>
                <w:szCs w:val="24"/>
                <w:lang w:val="en-US"/>
              </w:rPr>
              <w:t xml:space="preserve">was elected </w:t>
            </w:r>
            <w:r w:rsidR="275FC486" w:rsidRPr="17FD062F">
              <w:rPr>
                <w:sz w:val="24"/>
                <w:szCs w:val="24"/>
                <w:lang w:val="en-US"/>
              </w:rPr>
              <w:t>a member of the young academy of Norway.</w:t>
            </w:r>
          </w:p>
        </w:tc>
      </w:tr>
    </w:tbl>
    <w:p w14:paraId="0EAE0B17" w14:textId="77777777" w:rsidR="00CA53DF" w:rsidRDefault="00CA53DF" w:rsidP="00C80406">
      <w:pPr>
        <w:pStyle w:val="ListParagraph"/>
        <w:ind w:left="0"/>
        <w:jc w:val="center"/>
        <w:rPr>
          <w:b/>
          <w:sz w:val="24"/>
          <w:szCs w:val="24"/>
          <w:lang w:val="en-US"/>
        </w:rPr>
      </w:pPr>
    </w:p>
    <w:p w14:paraId="45EC39F6" w14:textId="77777777" w:rsidR="00CA53DF" w:rsidRDefault="00CA53DF"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CA53DF" w:rsidRPr="00C200C0" w14:paraId="2A2FB4F1" w14:textId="77777777">
        <w:trPr>
          <w:trHeight w:val="481"/>
        </w:trPr>
        <w:tc>
          <w:tcPr>
            <w:tcW w:w="3510" w:type="dxa"/>
          </w:tcPr>
          <w:p w14:paraId="12786C95" w14:textId="77777777" w:rsidR="00CA53DF" w:rsidRPr="003A35B6" w:rsidRDefault="00CA53DF">
            <w:pPr>
              <w:pStyle w:val="ListParagraph"/>
              <w:ind w:left="0"/>
              <w:jc w:val="both"/>
              <w:rPr>
                <w:b/>
                <w:sz w:val="24"/>
                <w:szCs w:val="24"/>
                <w:lang w:val="en-US"/>
              </w:rPr>
            </w:pPr>
            <w:r w:rsidRPr="003A35B6">
              <w:rPr>
                <w:b/>
                <w:sz w:val="24"/>
                <w:szCs w:val="24"/>
                <w:lang w:val="en-US"/>
              </w:rPr>
              <w:t>Title (Mr. – Ms. – Mr./Ms.)</w:t>
            </w:r>
          </w:p>
        </w:tc>
        <w:tc>
          <w:tcPr>
            <w:tcW w:w="5808" w:type="dxa"/>
          </w:tcPr>
          <w:p w14:paraId="30EA5E48" w14:textId="77777777" w:rsidR="00CA53DF" w:rsidRPr="003A35B6" w:rsidRDefault="00CA53DF">
            <w:pPr>
              <w:pStyle w:val="ListParagraph"/>
              <w:ind w:left="0"/>
              <w:jc w:val="both"/>
              <w:rPr>
                <w:sz w:val="24"/>
                <w:szCs w:val="24"/>
                <w:lang w:val="en-US"/>
              </w:rPr>
            </w:pPr>
            <w:r>
              <w:rPr>
                <w:sz w:val="24"/>
                <w:szCs w:val="24"/>
                <w:lang w:val="en-US"/>
              </w:rPr>
              <w:t>Mr</w:t>
            </w:r>
          </w:p>
        </w:tc>
      </w:tr>
      <w:tr w:rsidR="00CA53DF" w:rsidRPr="003A35B6" w14:paraId="51545C9B" w14:textId="77777777">
        <w:trPr>
          <w:trHeight w:val="496"/>
        </w:trPr>
        <w:tc>
          <w:tcPr>
            <w:tcW w:w="3510" w:type="dxa"/>
          </w:tcPr>
          <w:p w14:paraId="033D51A7" w14:textId="77777777" w:rsidR="00CA53DF" w:rsidRPr="003A35B6" w:rsidRDefault="00CA53DF">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62722DD0" w14:textId="46E1B233" w:rsidR="00CA53DF" w:rsidRPr="003A35B6" w:rsidRDefault="00FA7C4C">
            <w:pPr>
              <w:pStyle w:val="ListParagraph"/>
              <w:ind w:left="0"/>
              <w:jc w:val="both"/>
              <w:rPr>
                <w:sz w:val="24"/>
                <w:szCs w:val="24"/>
                <w:lang w:val="en-US"/>
              </w:rPr>
            </w:pPr>
            <w:r>
              <w:rPr>
                <w:sz w:val="24"/>
                <w:szCs w:val="24"/>
                <w:lang w:val="en-US"/>
              </w:rPr>
              <w:t>Francesco Pietro</w:t>
            </w:r>
          </w:p>
        </w:tc>
      </w:tr>
      <w:tr w:rsidR="00CA53DF" w:rsidRPr="003A35B6" w14:paraId="68C2032D" w14:textId="77777777">
        <w:trPr>
          <w:trHeight w:val="481"/>
        </w:trPr>
        <w:tc>
          <w:tcPr>
            <w:tcW w:w="3510" w:type="dxa"/>
          </w:tcPr>
          <w:p w14:paraId="2C718133" w14:textId="77777777" w:rsidR="00CA53DF" w:rsidRPr="003A35B6" w:rsidRDefault="00CA53DF">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197641AB" w14:textId="77F79D98" w:rsidR="00CA53DF" w:rsidRPr="003A35B6" w:rsidRDefault="00FA7C4C">
            <w:pPr>
              <w:pStyle w:val="ListParagraph"/>
              <w:ind w:left="0"/>
              <w:jc w:val="both"/>
              <w:rPr>
                <w:sz w:val="24"/>
                <w:szCs w:val="24"/>
                <w:lang w:val="en-US"/>
              </w:rPr>
            </w:pPr>
            <w:r>
              <w:rPr>
                <w:sz w:val="24"/>
                <w:szCs w:val="24"/>
                <w:lang w:val="en-US"/>
              </w:rPr>
              <w:t>Massel</w:t>
            </w:r>
          </w:p>
        </w:tc>
      </w:tr>
      <w:tr w:rsidR="00CA53DF" w:rsidRPr="003A35B6" w14:paraId="11F728F4" w14:textId="77777777">
        <w:trPr>
          <w:trHeight w:val="496"/>
        </w:trPr>
        <w:tc>
          <w:tcPr>
            <w:tcW w:w="3510" w:type="dxa"/>
          </w:tcPr>
          <w:p w14:paraId="7600CF2E" w14:textId="77777777" w:rsidR="00CA53DF" w:rsidRPr="003A35B6" w:rsidRDefault="00CA53DF">
            <w:pPr>
              <w:pStyle w:val="ListParagraph"/>
              <w:ind w:left="0"/>
              <w:jc w:val="both"/>
              <w:rPr>
                <w:b/>
                <w:sz w:val="24"/>
                <w:szCs w:val="24"/>
                <w:lang w:val="en-US"/>
              </w:rPr>
            </w:pPr>
            <w:r w:rsidRPr="003A35B6">
              <w:rPr>
                <w:b/>
                <w:sz w:val="24"/>
                <w:szCs w:val="24"/>
                <w:lang w:val="en-US"/>
              </w:rPr>
              <w:t>Role (Author or Editor)</w:t>
            </w:r>
          </w:p>
        </w:tc>
        <w:tc>
          <w:tcPr>
            <w:tcW w:w="5808" w:type="dxa"/>
          </w:tcPr>
          <w:p w14:paraId="1818FEE4" w14:textId="77777777" w:rsidR="00CA53DF" w:rsidRPr="003A35B6" w:rsidRDefault="00CA53DF">
            <w:pPr>
              <w:pStyle w:val="ListParagraph"/>
              <w:ind w:left="0"/>
              <w:jc w:val="both"/>
              <w:rPr>
                <w:sz w:val="24"/>
                <w:szCs w:val="24"/>
                <w:lang w:val="en-US"/>
              </w:rPr>
            </w:pPr>
            <w:r>
              <w:rPr>
                <w:sz w:val="24"/>
                <w:szCs w:val="24"/>
                <w:lang w:val="en-US"/>
              </w:rPr>
              <w:t>Co-author</w:t>
            </w:r>
          </w:p>
        </w:tc>
      </w:tr>
      <w:tr w:rsidR="00CA53DF" w:rsidRPr="00C200C0" w14:paraId="25234DB2" w14:textId="77777777">
        <w:trPr>
          <w:trHeight w:val="481"/>
        </w:trPr>
        <w:tc>
          <w:tcPr>
            <w:tcW w:w="3510" w:type="dxa"/>
          </w:tcPr>
          <w:p w14:paraId="51EACDFD" w14:textId="77777777" w:rsidR="00CA53DF" w:rsidRPr="003A35B6" w:rsidRDefault="00CA53DF">
            <w:pPr>
              <w:pStyle w:val="ListParagraph"/>
              <w:ind w:left="0"/>
              <w:jc w:val="both"/>
              <w:rPr>
                <w:b/>
                <w:sz w:val="24"/>
                <w:szCs w:val="24"/>
                <w:lang w:val="en-US"/>
              </w:rPr>
            </w:pPr>
            <w:r w:rsidRPr="003A35B6">
              <w:rPr>
                <w:b/>
                <w:sz w:val="24"/>
                <w:szCs w:val="24"/>
                <w:lang w:val="en-US"/>
              </w:rPr>
              <w:t>Academic Title (Dr. – Prof. – etc.)</w:t>
            </w:r>
          </w:p>
        </w:tc>
        <w:tc>
          <w:tcPr>
            <w:tcW w:w="5808" w:type="dxa"/>
          </w:tcPr>
          <w:p w14:paraId="37ED4957" w14:textId="77777777" w:rsidR="00CA53DF" w:rsidRPr="003A35B6" w:rsidRDefault="00CA53DF">
            <w:pPr>
              <w:pStyle w:val="ListParagraph"/>
              <w:ind w:left="0"/>
              <w:jc w:val="both"/>
              <w:rPr>
                <w:sz w:val="24"/>
                <w:szCs w:val="24"/>
                <w:lang w:val="en-US"/>
              </w:rPr>
            </w:pPr>
            <w:r>
              <w:rPr>
                <w:sz w:val="24"/>
                <w:szCs w:val="24"/>
                <w:lang w:val="en-US"/>
              </w:rPr>
              <w:t>Professor</w:t>
            </w:r>
          </w:p>
        </w:tc>
      </w:tr>
      <w:tr w:rsidR="00CA53DF" w:rsidRPr="003A35B6" w14:paraId="0E017D71" w14:textId="77777777">
        <w:trPr>
          <w:trHeight w:val="481"/>
        </w:trPr>
        <w:tc>
          <w:tcPr>
            <w:tcW w:w="3510" w:type="dxa"/>
          </w:tcPr>
          <w:p w14:paraId="56687D41" w14:textId="77777777" w:rsidR="00CA53DF" w:rsidRPr="003A35B6" w:rsidRDefault="00CA53DF">
            <w:pPr>
              <w:pStyle w:val="ListParagraph"/>
              <w:ind w:left="0"/>
              <w:jc w:val="both"/>
              <w:rPr>
                <w:b/>
                <w:sz w:val="24"/>
                <w:szCs w:val="24"/>
                <w:lang w:val="en-US"/>
              </w:rPr>
            </w:pPr>
            <w:r w:rsidRPr="003A35B6">
              <w:rPr>
                <w:b/>
                <w:sz w:val="24"/>
                <w:szCs w:val="24"/>
                <w:lang w:val="en-US"/>
              </w:rPr>
              <w:t>Institution</w:t>
            </w:r>
          </w:p>
        </w:tc>
        <w:tc>
          <w:tcPr>
            <w:tcW w:w="5808" w:type="dxa"/>
          </w:tcPr>
          <w:p w14:paraId="019A0D6B" w14:textId="6318BDCF" w:rsidR="00CA53DF" w:rsidRPr="003A35B6" w:rsidRDefault="00FA7C4C">
            <w:pPr>
              <w:pStyle w:val="ListParagraph"/>
              <w:ind w:left="0"/>
              <w:jc w:val="both"/>
              <w:rPr>
                <w:sz w:val="24"/>
                <w:szCs w:val="24"/>
                <w:lang w:val="en-US"/>
              </w:rPr>
            </w:pPr>
            <w:r>
              <w:rPr>
                <w:sz w:val="24"/>
                <w:szCs w:val="24"/>
                <w:lang w:val="en-US"/>
              </w:rPr>
              <w:t>University of South-Eastern Norway</w:t>
            </w:r>
            <w:ins w:id="0" w:author="Francesco Pietro Massel" w:date="2026-01-15T20:04:00Z" w16du:dateUtc="2026-01-15T19:04:00Z">
              <w:r w:rsidR="00BF3FF8">
                <w:rPr>
                  <w:sz w:val="24"/>
                  <w:szCs w:val="24"/>
                  <w:lang w:val="en-US"/>
                </w:rPr>
                <w:t xml:space="preserve"> / University of Oslo</w:t>
              </w:r>
            </w:ins>
          </w:p>
        </w:tc>
      </w:tr>
      <w:tr w:rsidR="00CA53DF" w:rsidRPr="003A35B6" w14:paraId="0A28206D" w14:textId="77777777">
        <w:trPr>
          <w:trHeight w:val="496"/>
        </w:trPr>
        <w:tc>
          <w:tcPr>
            <w:tcW w:w="3510" w:type="dxa"/>
          </w:tcPr>
          <w:p w14:paraId="6A361B09" w14:textId="77777777" w:rsidR="00CA53DF" w:rsidRPr="003A35B6" w:rsidRDefault="00CA53DF">
            <w:pPr>
              <w:pStyle w:val="ListParagraph"/>
              <w:ind w:left="0"/>
              <w:jc w:val="both"/>
              <w:rPr>
                <w:b/>
                <w:sz w:val="24"/>
                <w:szCs w:val="24"/>
                <w:lang w:val="en-US"/>
              </w:rPr>
            </w:pPr>
            <w:r w:rsidRPr="003A35B6">
              <w:rPr>
                <w:b/>
                <w:sz w:val="24"/>
                <w:szCs w:val="24"/>
                <w:lang w:val="en-US"/>
              </w:rPr>
              <w:t>Department</w:t>
            </w:r>
          </w:p>
        </w:tc>
        <w:tc>
          <w:tcPr>
            <w:tcW w:w="5808" w:type="dxa"/>
          </w:tcPr>
          <w:p w14:paraId="38B81C72" w14:textId="72B174D6" w:rsidR="00CA53DF" w:rsidRPr="003A35B6" w:rsidRDefault="00397006" w:rsidP="006352C7">
            <w:pPr>
              <w:jc w:val="both"/>
              <w:rPr>
                <w:sz w:val="24"/>
                <w:szCs w:val="24"/>
                <w:lang w:val="en-US"/>
              </w:rPr>
            </w:pPr>
            <w:r>
              <w:rPr>
                <w:rFonts w:ascii="Noto Sans" w:hAnsi="Noto Sans" w:cs="Noto Sans"/>
                <w:color w:val="000000"/>
                <w:spacing w:val="4"/>
                <w:sz w:val="21"/>
                <w:szCs w:val="21"/>
                <w:shd w:val="clear" w:color="auto" w:fill="FFFFFF"/>
              </w:rPr>
              <w:t>Department of Science and Industry systems</w:t>
            </w:r>
          </w:p>
        </w:tc>
      </w:tr>
      <w:tr w:rsidR="00CA53DF" w:rsidRPr="003A35B6" w14:paraId="446529DC" w14:textId="77777777">
        <w:trPr>
          <w:trHeight w:val="481"/>
        </w:trPr>
        <w:tc>
          <w:tcPr>
            <w:tcW w:w="3510" w:type="dxa"/>
          </w:tcPr>
          <w:p w14:paraId="4070B55D" w14:textId="77777777" w:rsidR="00CA53DF" w:rsidRPr="003A35B6" w:rsidRDefault="00CA53DF">
            <w:pPr>
              <w:pStyle w:val="ListParagraph"/>
              <w:ind w:left="0"/>
              <w:jc w:val="both"/>
              <w:rPr>
                <w:b/>
                <w:sz w:val="24"/>
                <w:szCs w:val="24"/>
                <w:lang w:val="en-US"/>
              </w:rPr>
            </w:pPr>
            <w:r w:rsidRPr="003A35B6">
              <w:rPr>
                <w:b/>
                <w:sz w:val="24"/>
                <w:szCs w:val="24"/>
                <w:lang w:val="en-US"/>
              </w:rPr>
              <w:t>Street Name and Number</w:t>
            </w:r>
          </w:p>
        </w:tc>
        <w:tc>
          <w:tcPr>
            <w:tcW w:w="5808" w:type="dxa"/>
          </w:tcPr>
          <w:p w14:paraId="3EEA7A5D" w14:textId="39270EF6" w:rsidR="00CA53DF" w:rsidRPr="003A35B6" w:rsidRDefault="00397006">
            <w:pPr>
              <w:pStyle w:val="ListParagraph"/>
              <w:ind w:left="0"/>
              <w:jc w:val="both"/>
              <w:rPr>
                <w:sz w:val="24"/>
                <w:szCs w:val="24"/>
                <w:lang w:val="en-US"/>
              </w:rPr>
            </w:pPr>
            <w:r>
              <w:t>Hasbergs vei 36</w:t>
            </w:r>
          </w:p>
        </w:tc>
      </w:tr>
      <w:tr w:rsidR="00CA53DF" w:rsidRPr="003A35B6" w14:paraId="613F4C53" w14:textId="77777777">
        <w:trPr>
          <w:trHeight w:val="481"/>
        </w:trPr>
        <w:tc>
          <w:tcPr>
            <w:tcW w:w="3510" w:type="dxa"/>
          </w:tcPr>
          <w:p w14:paraId="7803C239" w14:textId="77777777" w:rsidR="00CA53DF" w:rsidRPr="003A35B6" w:rsidRDefault="00CA53DF">
            <w:pPr>
              <w:pStyle w:val="ListParagraph"/>
              <w:ind w:left="0"/>
              <w:jc w:val="both"/>
              <w:rPr>
                <w:b/>
                <w:sz w:val="24"/>
                <w:szCs w:val="24"/>
                <w:lang w:val="en-US"/>
              </w:rPr>
            </w:pPr>
            <w:r w:rsidRPr="003A35B6">
              <w:rPr>
                <w:b/>
                <w:sz w:val="24"/>
                <w:szCs w:val="24"/>
                <w:lang w:val="en-US"/>
              </w:rPr>
              <w:t>Postal Code</w:t>
            </w:r>
          </w:p>
        </w:tc>
        <w:tc>
          <w:tcPr>
            <w:tcW w:w="5808" w:type="dxa"/>
          </w:tcPr>
          <w:p w14:paraId="433EF4BA" w14:textId="62425C78" w:rsidR="00CA53DF" w:rsidRPr="003A35B6" w:rsidRDefault="00397006">
            <w:pPr>
              <w:pStyle w:val="ListParagraph"/>
              <w:ind w:left="0"/>
              <w:jc w:val="both"/>
              <w:rPr>
                <w:sz w:val="24"/>
                <w:szCs w:val="24"/>
                <w:lang w:val="en-US"/>
              </w:rPr>
            </w:pPr>
            <w:r>
              <w:rPr>
                <w:sz w:val="24"/>
                <w:szCs w:val="24"/>
                <w:lang w:val="en-US"/>
              </w:rPr>
              <w:t>NO-3616</w:t>
            </w:r>
          </w:p>
        </w:tc>
      </w:tr>
      <w:tr w:rsidR="00CA53DF" w:rsidRPr="003A35B6" w14:paraId="36F7A86C" w14:textId="77777777">
        <w:trPr>
          <w:trHeight w:val="481"/>
        </w:trPr>
        <w:tc>
          <w:tcPr>
            <w:tcW w:w="3510" w:type="dxa"/>
          </w:tcPr>
          <w:p w14:paraId="545FF44D" w14:textId="77777777" w:rsidR="00CA53DF" w:rsidRPr="003A35B6" w:rsidRDefault="00CA53DF">
            <w:pPr>
              <w:pStyle w:val="ListParagraph"/>
              <w:ind w:left="0"/>
              <w:jc w:val="both"/>
              <w:rPr>
                <w:b/>
                <w:sz w:val="24"/>
                <w:szCs w:val="24"/>
                <w:lang w:val="en-US"/>
              </w:rPr>
            </w:pPr>
            <w:r w:rsidRPr="003A35B6">
              <w:rPr>
                <w:b/>
                <w:sz w:val="24"/>
                <w:szCs w:val="24"/>
                <w:lang w:val="en-US"/>
              </w:rPr>
              <w:t>City</w:t>
            </w:r>
          </w:p>
        </w:tc>
        <w:tc>
          <w:tcPr>
            <w:tcW w:w="5808" w:type="dxa"/>
          </w:tcPr>
          <w:p w14:paraId="002C1A40" w14:textId="0A394AB4" w:rsidR="00CA53DF" w:rsidRPr="003A35B6" w:rsidRDefault="00FA7C4C">
            <w:pPr>
              <w:pStyle w:val="ListParagraph"/>
              <w:ind w:left="0"/>
              <w:jc w:val="both"/>
              <w:rPr>
                <w:sz w:val="24"/>
                <w:szCs w:val="24"/>
                <w:lang w:val="en-US"/>
              </w:rPr>
            </w:pPr>
            <w:r>
              <w:rPr>
                <w:sz w:val="24"/>
                <w:szCs w:val="24"/>
                <w:lang w:val="en-US"/>
              </w:rPr>
              <w:t>Kongsberg</w:t>
            </w:r>
          </w:p>
        </w:tc>
      </w:tr>
      <w:tr w:rsidR="00CA53DF" w:rsidRPr="003A35B6" w14:paraId="3E223B74" w14:textId="77777777">
        <w:trPr>
          <w:trHeight w:val="481"/>
        </w:trPr>
        <w:tc>
          <w:tcPr>
            <w:tcW w:w="3510" w:type="dxa"/>
          </w:tcPr>
          <w:p w14:paraId="5605004A" w14:textId="77777777" w:rsidR="00CA53DF" w:rsidRPr="003A35B6" w:rsidRDefault="00CA53DF">
            <w:pPr>
              <w:pStyle w:val="ListParagraph"/>
              <w:ind w:left="0"/>
              <w:jc w:val="both"/>
              <w:rPr>
                <w:b/>
                <w:sz w:val="24"/>
                <w:szCs w:val="24"/>
                <w:lang w:val="en-US"/>
              </w:rPr>
            </w:pPr>
            <w:r>
              <w:rPr>
                <w:b/>
                <w:sz w:val="24"/>
                <w:szCs w:val="24"/>
                <w:lang w:val="en-US"/>
              </w:rPr>
              <w:t>Country</w:t>
            </w:r>
          </w:p>
        </w:tc>
        <w:tc>
          <w:tcPr>
            <w:tcW w:w="5808" w:type="dxa"/>
          </w:tcPr>
          <w:p w14:paraId="18E902EF" w14:textId="6E513AF8" w:rsidR="00CA53DF" w:rsidRPr="003A35B6" w:rsidRDefault="00FA7C4C">
            <w:pPr>
              <w:pStyle w:val="ListParagraph"/>
              <w:ind w:left="0"/>
              <w:jc w:val="both"/>
              <w:rPr>
                <w:sz w:val="24"/>
                <w:szCs w:val="24"/>
                <w:lang w:val="en-US"/>
              </w:rPr>
            </w:pPr>
            <w:r>
              <w:rPr>
                <w:sz w:val="24"/>
                <w:szCs w:val="24"/>
                <w:lang w:val="en-US"/>
              </w:rPr>
              <w:t>Norway</w:t>
            </w:r>
          </w:p>
        </w:tc>
      </w:tr>
      <w:tr w:rsidR="00CA53DF" w:rsidRPr="003A35B6" w14:paraId="45A7B366" w14:textId="77777777">
        <w:trPr>
          <w:trHeight w:val="481"/>
        </w:trPr>
        <w:tc>
          <w:tcPr>
            <w:tcW w:w="3510" w:type="dxa"/>
          </w:tcPr>
          <w:p w14:paraId="424FA68F" w14:textId="77777777" w:rsidR="00CA53DF" w:rsidRPr="003A35B6" w:rsidRDefault="00CA53DF">
            <w:pPr>
              <w:pStyle w:val="ListParagraph"/>
              <w:ind w:left="0"/>
              <w:jc w:val="both"/>
              <w:rPr>
                <w:b/>
                <w:sz w:val="24"/>
                <w:szCs w:val="24"/>
                <w:lang w:val="en-US"/>
              </w:rPr>
            </w:pPr>
            <w:r w:rsidRPr="003A35B6">
              <w:rPr>
                <w:b/>
                <w:sz w:val="24"/>
                <w:szCs w:val="24"/>
                <w:lang w:val="en-US"/>
              </w:rPr>
              <w:t>E-mail address</w:t>
            </w:r>
          </w:p>
        </w:tc>
        <w:tc>
          <w:tcPr>
            <w:tcW w:w="5808" w:type="dxa"/>
          </w:tcPr>
          <w:p w14:paraId="04B5987D" w14:textId="404983EA" w:rsidR="00CA53DF" w:rsidRPr="003A35B6" w:rsidRDefault="00397006">
            <w:pPr>
              <w:pStyle w:val="ListParagraph"/>
              <w:ind w:left="0"/>
              <w:jc w:val="both"/>
              <w:rPr>
                <w:sz w:val="24"/>
                <w:szCs w:val="24"/>
                <w:lang w:val="en-US"/>
              </w:rPr>
            </w:pPr>
            <w:r w:rsidRPr="00397006">
              <w:rPr>
                <w:sz w:val="24"/>
                <w:szCs w:val="24"/>
                <w:lang w:val="en-US"/>
              </w:rPr>
              <w:t>f.p.massel@fys.uio.no</w:t>
            </w:r>
          </w:p>
        </w:tc>
      </w:tr>
      <w:tr w:rsidR="00CA53DF" w:rsidRPr="003A35B6" w14:paraId="04B627E6" w14:textId="77777777">
        <w:trPr>
          <w:trHeight w:val="481"/>
        </w:trPr>
        <w:tc>
          <w:tcPr>
            <w:tcW w:w="3510" w:type="dxa"/>
          </w:tcPr>
          <w:p w14:paraId="4D9A2E8A" w14:textId="77777777" w:rsidR="00CA53DF" w:rsidRPr="003A35B6" w:rsidRDefault="00CA53DF">
            <w:pPr>
              <w:pStyle w:val="ListParagraph"/>
              <w:ind w:left="0"/>
              <w:jc w:val="both"/>
              <w:rPr>
                <w:b/>
                <w:sz w:val="24"/>
                <w:szCs w:val="24"/>
                <w:lang w:val="en-US"/>
              </w:rPr>
            </w:pPr>
            <w:r w:rsidRPr="0080678C">
              <w:rPr>
                <w:b/>
                <w:sz w:val="24"/>
                <w:szCs w:val="24"/>
                <w:lang w:val="en-US"/>
              </w:rPr>
              <w:t>ORCID-iD</w:t>
            </w:r>
          </w:p>
        </w:tc>
        <w:tc>
          <w:tcPr>
            <w:tcW w:w="5808" w:type="dxa"/>
          </w:tcPr>
          <w:p w14:paraId="2EF83FD9" w14:textId="1BC7547F" w:rsidR="00CA53DF" w:rsidRPr="003A35B6" w:rsidRDefault="00397006">
            <w:pPr>
              <w:pStyle w:val="ListParagraph"/>
              <w:ind w:left="0"/>
              <w:jc w:val="both"/>
              <w:rPr>
                <w:sz w:val="24"/>
                <w:szCs w:val="24"/>
                <w:lang w:val="en-US"/>
              </w:rPr>
            </w:pPr>
            <w:r w:rsidRPr="00397006">
              <w:rPr>
                <w:sz w:val="24"/>
                <w:szCs w:val="24"/>
                <w:lang w:val="en-US"/>
              </w:rPr>
              <w:t>https://orcid.org/0000-0002-6132-109X</w:t>
            </w:r>
          </w:p>
        </w:tc>
      </w:tr>
      <w:tr w:rsidR="00CA53DF" w:rsidRPr="00C200C0" w14:paraId="17CF296D" w14:textId="77777777">
        <w:trPr>
          <w:trHeight w:val="4343"/>
        </w:trPr>
        <w:tc>
          <w:tcPr>
            <w:tcW w:w="3510" w:type="dxa"/>
          </w:tcPr>
          <w:p w14:paraId="5B2561A5" w14:textId="77777777" w:rsidR="00CA53DF" w:rsidRDefault="00CA53DF">
            <w:pPr>
              <w:pStyle w:val="ListParagraph"/>
              <w:ind w:left="0"/>
              <w:rPr>
                <w:sz w:val="24"/>
                <w:szCs w:val="24"/>
                <w:lang w:val="en-US"/>
              </w:rPr>
            </w:pPr>
            <w:r w:rsidRPr="003A35B6">
              <w:rPr>
                <w:sz w:val="24"/>
                <w:szCs w:val="24"/>
                <w:lang w:val="en-US"/>
              </w:rPr>
              <w:lastRenderedPageBreak/>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441FCE88" w14:textId="77777777" w:rsidR="00CA53DF" w:rsidRPr="003A35B6" w:rsidRDefault="00CA53DF">
            <w:pPr>
              <w:pStyle w:val="ListParagraph"/>
              <w:ind w:left="0"/>
              <w:rPr>
                <w:sz w:val="24"/>
                <w:szCs w:val="24"/>
                <w:lang w:val="en-US"/>
              </w:rPr>
            </w:pPr>
            <w:r>
              <w:rPr>
                <w:sz w:val="24"/>
                <w:szCs w:val="24"/>
                <w:lang w:val="en-US"/>
              </w:rPr>
              <w:t>*No bullet points or entry lines but provide a short readable text.</w:t>
            </w:r>
          </w:p>
          <w:p w14:paraId="13431E36" w14:textId="77777777" w:rsidR="00CA53DF" w:rsidRPr="003A35B6" w:rsidRDefault="00CA53DF">
            <w:pPr>
              <w:pStyle w:val="ListParagraph"/>
              <w:ind w:left="0"/>
              <w:jc w:val="both"/>
              <w:rPr>
                <w:sz w:val="24"/>
                <w:szCs w:val="24"/>
                <w:lang w:val="en-US"/>
              </w:rPr>
            </w:pPr>
            <w:r w:rsidRPr="003A35B6">
              <w:rPr>
                <w:sz w:val="24"/>
                <w:szCs w:val="24"/>
                <w:lang w:val="en-US"/>
              </w:rPr>
              <w:br/>
            </w:r>
          </w:p>
        </w:tc>
        <w:tc>
          <w:tcPr>
            <w:tcW w:w="5808" w:type="dxa"/>
          </w:tcPr>
          <w:p w14:paraId="10EAB930" w14:textId="7B6CCC14" w:rsidR="00CA53DF" w:rsidRPr="003A35B6" w:rsidRDefault="00CD0C3B">
            <w:pPr>
              <w:pStyle w:val="ListParagraph"/>
              <w:ind w:left="0"/>
              <w:rPr>
                <w:sz w:val="24"/>
                <w:szCs w:val="24"/>
                <w:lang w:val="en-US"/>
              </w:rPr>
              <w:pPrChange w:id="1" w:author="Francesco Pietro Massel" w:date="2026-01-15T20:04:00Z" w16du:dateUtc="2026-01-15T19:04:00Z">
                <w:pPr>
                  <w:pStyle w:val="ListParagraph"/>
                  <w:ind w:left="0"/>
                  <w:jc w:val="both"/>
                </w:pPr>
              </w:pPrChange>
            </w:pPr>
            <w:ins w:id="2" w:author="Francesco Pietro Massel" w:date="2026-01-15T20:03:00Z" w16du:dateUtc="2026-01-15T19:03:00Z">
              <w:r w:rsidRPr="00CD0C3B">
                <w:rPr>
                  <w:sz w:val="24"/>
                  <w:szCs w:val="24"/>
                  <w:lang w:val="en-US"/>
                </w:rPr>
                <w:t>Massel works on the theory of optomechanical systems and, more broadly, on applying quantum</w:t>
              </w:r>
              <w:r w:rsidRPr="00CD0C3B">
                <w:rPr>
                  <w:rFonts w:ascii="Cambria Math" w:hAnsi="Cambria Math" w:cs="Cambria Math"/>
                  <w:sz w:val="24"/>
                  <w:szCs w:val="24"/>
                  <w:lang w:val="en-US"/>
                </w:rPr>
                <w:t>‑</w:t>
              </w:r>
              <w:r w:rsidRPr="00CD0C3B">
                <w:rPr>
                  <w:sz w:val="24"/>
                  <w:szCs w:val="24"/>
                  <w:lang w:val="en-US"/>
                </w:rPr>
                <w:t>optical and quantum</w:t>
              </w:r>
              <w:r w:rsidRPr="00CD0C3B">
                <w:rPr>
                  <w:rFonts w:ascii="Cambria Math" w:hAnsi="Cambria Math" w:cs="Cambria Math"/>
                  <w:sz w:val="24"/>
                  <w:szCs w:val="24"/>
                  <w:lang w:val="en-US"/>
                </w:rPr>
                <w:t>‑</w:t>
              </w:r>
              <w:r w:rsidRPr="00CD0C3B">
                <w:rPr>
                  <w:sz w:val="24"/>
                  <w:szCs w:val="24"/>
                  <w:lang w:val="en-US"/>
                </w:rPr>
                <w:t>information methods to circuit</w:t>
              </w:r>
              <w:r w:rsidRPr="00CD0C3B">
                <w:rPr>
                  <w:rFonts w:ascii="Cambria Math" w:hAnsi="Cambria Math" w:cs="Cambria Math"/>
                  <w:sz w:val="24"/>
                  <w:szCs w:val="24"/>
                  <w:lang w:val="en-US"/>
                </w:rPr>
                <w:t>‑</w:t>
              </w:r>
              <w:r w:rsidRPr="00CD0C3B">
                <w:rPr>
                  <w:sz w:val="24"/>
                  <w:szCs w:val="24"/>
                  <w:lang w:val="en-US"/>
                </w:rPr>
                <w:t>QED devices. He has a long track record of collaboration with experimental groups, which has led to important advances in quantum state engineering. Highlights include the preparation of mechanical states squeezed below the zero</w:t>
              </w:r>
              <w:r w:rsidRPr="00CD0C3B">
                <w:rPr>
                  <w:rFonts w:ascii="Cambria Math" w:hAnsi="Cambria Math" w:cs="Cambria Math"/>
                  <w:sz w:val="24"/>
                  <w:szCs w:val="24"/>
                  <w:lang w:val="en-US"/>
                </w:rPr>
                <w:t>‑</w:t>
              </w:r>
              <w:r w:rsidRPr="00CD0C3B">
                <w:rPr>
                  <w:sz w:val="24"/>
                  <w:szCs w:val="24"/>
                  <w:lang w:val="en-US"/>
                </w:rPr>
                <w:t>point</w:t>
              </w:r>
              <w:r w:rsidRPr="00CD0C3B">
                <w:rPr>
                  <w:rFonts w:ascii="Cambria Math" w:hAnsi="Cambria Math" w:cs="Cambria Math"/>
                  <w:sz w:val="24"/>
                  <w:szCs w:val="24"/>
                  <w:lang w:val="en-US"/>
                </w:rPr>
                <w:t>‑</w:t>
              </w:r>
              <w:r w:rsidRPr="00CD0C3B">
                <w:rPr>
                  <w:sz w:val="24"/>
                  <w:szCs w:val="24"/>
                  <w:lang w:val="en-US"/>
                </w:rPr>
                <w:t>fluctuation limit and the first demonstration of stabilized entanglement between nearly macroscopic mechanical resonators.</w:t>
              </w:r>
            </w:ins>
          </w:p>
        </w:tc>
      </w:tr>
    </w:tbl>
    <w:p w14:paraId="0174FCEA" w14:textId="77777777" w:rsidR="00CA53DF" w:rsidRDefault="00CA53DF" w:rsidP="00C80406">
      <w:pPr>
        <w:pStyle w:val="ListParagraph"/>
        <w:ind w:left="0"/>
        <w:jc w:val="center"/>
        <w:rPr>
          <w:b/>
          <w:sz w:val="24"/>
          <w:szCs w:val="24"/>
          <w:lang w:val="en-US"/>
        </w:rPr>
      </w:pPr>
    </w:p>
    <w:p w14:paraId="001746F9" w14:textId="77777777" w:rsidR="00CA53DF" w:rsidRDefault="00CA53DF" w:rsidP="00C80406">
      <w:pPr>
        <w:pStyle w:val="ListParagraph"/>
        <w:ind w:left="0"/>
        <w:jc w:val="center"/>
        <w:rPr>
          <w:b/>
          <w:sz w:val="24"/>
          <w:szCs w:val="24"/>
          <w:lang w:val="en-US"/>
        </w:rPr>
      </w:pPr>
    </w:p>
    <w:p w14:paraId="4010A706" w14:textId="77777777" w:rsidR="00CA53DF" w:rsidRDefault="00CA53DF" w:rsidP="00C80406">
      <w:pPr>
        <w:pStyle w:val="ListParagraph"/>
        <w:ind w:left="0"/>
        <w:jc w:val="center"/>
        <w:rPr>
          <w:b/>
          <w:sz w:val="24"/>
          <w:szCs w:val="24"/>
          <w:lang w:val="en-US"/>
        </w:rPr>
      </w:pPr>
    </w:p>
    <w:p w14:paraId="59E46DA4" w14:textId="77777777" w:rsidR="00CA53DF" w:rsidRDefault="00CA53DF" w:rsidP="00C80406">
      <w:pPr>
        <w:pStyle w:val="ListParagraph"/>
        <w:ind w:left="0"/>
        <w:jc w:val="center"/>
        <w:rPr>
          <w:b/>
          <w:sz w:val="24"/>
          <w:szCs w:val="24"/>
          <w:lang w:val="en-US"/>
        </w:rPr>
      </w:pPr>
    </w:p>
    <w:p w14:paraId="2B4F0BF7" w14:textId="77777777" w:rsidR="00CA53DF" w:rsidRDefault="00CA53DF" w:rsidP="00C80406">
      <w:pPr>
        <w:pStyle w:val="ListParagraph"/>
        <w:ind w:left="0"/>
        <w:jc w:val="center"/>
        <w:rPr>
          <w:b/>
          <w:sz w:val="24"/>
          <w:szCs w:val="24"/>
          <w:lang w:val="en-US"/>
        </w:rPr>
      </w:pPr>
    </w:p>
    <w:p w14:paraId="128ABEFA" w14:textId="77777777" w:rsidR="00CA53DF" w:rsidRDefault="00CA53DF" w:rsidP="00C80406">
      <w:pPr>
        <w:pStyle w:val="ListParagraph"/>
        <w:ind w:left="0"/>
        <w:jc w:val="center"/>
        <w:rPr>
          <w:b/>
          <w:sz w:val="24"/>
          <w:szCs w:val="24"/>
          <w:lang w:val="en-US"/>
        </w:rPr>
      </w:pPr>
    </w:p>
    <w:p w14:paraId="6FCD31CB" w14:textId="77777777" w:rsidR="00CA53DF" w:rsidRDefault="00CA53DF" w:rsidP="00C80406">
      <w:pPr>
        <w:pStyle w:val="ListParagraph"/>
        <w:ind w:left="0"/>
        <w:jc w:val="center"/>
        <w:rPr>
          <w:b/>
          <w:sz w:val="24"/>
          <w:szCs w:val="24"/>
          <w:lang w:val="en-US"/>
        </w:rPr>
      </w:pPr>
    </w:p>
    <w:p w14:paraId="2DFC22B2" w14:textId="77777777" w:rsidR="00CA53DF" w:rsidRDefault="00CA53DF" w:rsidP="00C80406">
      <w:pPr>
        <w:pStyle w:val="ListParagraph"/>
        <w:ind w:left="0"/>
        <w:jc w:val="center"/>
        <w:rPr>
          <w:b/>
          <w:sz w:val="24"/>
          <w:szCs w:val="24"/>
          <w:lang w:val="en-US"/>
        </w:rPr>
      </w:pPr>
    </w:p>
    <w:p w14:paraId="3CCBDA5C" w14:textId="77777777" w:rsidR="00CA53DF" w:rsidRDefault="00CA53DF" w:rsidP="00C80406">
      <w:pPr>
        <w:pStyle w:val="ListParagraph"/>
        <w:ind w:left="0"/>
        <w:jc w:val="center"/>
        <w:rPr>
          <w:b/>
          <w:sz w:val="24"/>
          <w:szCs w:val="24"/>
          <w:lang w:val="en-US"/>
        </w:rPr>
      </w:pPr>
    </w:p>
    <w:p w14:paraId="7384D123" w14:textId="77777777" w:rsidR="00CA53DF" w:rsidRDefault="00CA53DF" w:rsidP="00C80406">
      <w:pPr>
        <w:pStyle w:val="ListParagraph"/>
        <w:ind w:left="0"/>
        <w:jc w:val="center"/>
        <w:rPr>
          <w:b/>
          <w:sz w:val="24"/>
          <w:szCs w:val="24"/>
          <w:lang w:val="en-US"/>
        </w:rPr>
      </w:pPr>
    </w:p>
    <w:p w14:paraId="49582420" w14:textId="77777777" w:rsidR="00CA53DF" w:rsidRDefault="00CA53DF" w:rsidP="00C80406">
      <w:pPr>
        <w:pStyle w:val="ListParagraph"/>
        <w:ind w:left="0"/>
        <w:jc w:val="center"/>
        <w:rPr>
          <w:b/>
          <w:sz w:val="24"/>
          <w:szCs w:val="24"/>
          <w:lang w:val="en-US"/>
        </w:rPr>
      </w:pPr>
    </w:p>
    <w:p w14:paraId="556EB591" w14:textId="77777777" w:rsidR="00C80406" w:rsidRDefault="00C80406" w:rsidP="00C80406">
      <w:pPr>
        <w:pStyle w:val="ListParagraph"/>
        <w:ind w:left="0"/>
        <w:jc w:val="center"/>
        <w:rPr>
          <w:b/>
          <w:sz w:val="24"/>
          <w:szCs w:val="24"/>
          <w:lang w:val="en-US"/>
        </w:rPr>
      </w:pPr>
      <w:r w:rsidRPr="00C80406">
        <w:rPr>
          <w:b/>
          <w:sz w:val="24"/>
          <w:szCs w:val="24"/>
          <w:lang w:val="en-US"/>
        </w:rPr>
        <w:t>Type of work</w:t>
      </w:r>
    </w:p>
    <w:p w14:paraId="133862A1" w14:textId="77777777" w:rsidR="00C80406" w:rsidRDefault="00C80406" w:rsidP="00C80406">
      <w:pPr>
        <w:pStyle w:val="ListParagraph"/>
        <w:ind w:left="0"/>
        <w:rPr>
          <w:sz w:val="24"/>
          <w:szCs w:val="24"/>
          <w:lang w:val="en-US"/>
        </w:rPr>
      </w:pPr>
      <w:r>
        <w:rPr>
          <w:sz w:val="24"/>
          <w:szCs w:val="24"/>
          <w:lang w:val="en-US"/>
        </w:rPr>
        <w:t>Select t</w:t>
      </w:r>
      <w:r w:rsidR="000A7DAD">
        <w:rPr>
          <w:sz w:val="24"/>
          <w:szCs w:val="24"/>
          <w:lang w:val="en-US"/>
        </w:rPr>
        <w:t>he type of your work from below;</w:t>
      </w:r>
      <w:r>
        <w:rPr>
          <w:sz w:val="24"/>
          <w:szCs w:val="24"/>
          <w:lang w:val="en-US"/>
        </w:rPr>
        <w:t xml:space="preserve"> include a 2</w:t>
      </w:r>
      <w:r w:rsidRPr="00C80406">
        <w:rPr>
          <w:sz w:val="24"/>
          <w:szCs w:val="24"/>
          <w:vertAlign w:val="superscript"/>
          <w:lang w:val="en-US"/>
        </w:rPr>
        <w:t>nd</w:t>
      </w:r>
      <w:r>
        <w:rPr>
          <w:sz w:val="24"/>
          <w:szCs w:val="24"/>
          <w:lang w:val="en-US"/>
        </w:rPr>
        <w:t xml:space="preserve"> choice only if undecided about the 1</w:t>
      </w:r>
      <w:r w:rsidRPr="00C80406">
        <w:rPr>
          <w:sz w:val="24"/>
          <w:szCs w:val="24"/>
          <w:vertAlign w:val="superscript"/>
          <w:lang w:val="en-US"/>
        </w:rPr>
        <w:t>st</w:t>
      </w:r>
      <w:r>
        <w:rPr>
          <w:sz w:val="24"/>
          <w:szCs w:val="24"/>
          <w:lang w:val="en-US"/>
        </w:rPr>
        <w:t xml:space="preserve"> selection.</w:t>
      </w:r>
    </w:p>
    <w:p w14:paraId="752C83FD" w14:textId="77777777" w:rsidR="00C80406" w:rsidRPr="00C80406" w:rsidRDefault="00C80406" w:rsidP="00C80406">
      <w:pPr>
        <w:pStyle w:val="ListParagraph"/>
        <w:ind w:left="0"/>
        <w:rPr>
          <w:sz w:val="24"/>
          <w:szCs w:val="24"/>
          <w:lang w:val="en-US"/>
        </w:rPr>
      </w:pPr>
    </w:p>
    <w:p w14:paraId="47D08861" w14:textId="77777777" w:rsidR="002219C1" w:rsidRDefault="002219C1" w:rsidP="00C80406">
      <w:pPr>
        <w:pStyle w:val="ListParagraph"/>
        <w:ind w:left="0"/>
        <w:jc w:val="both"/>
        <w:rPr>
          <w:sz w:val="24"/>
          <w:szCs w:val="24"/>
          <w:lang w:val="en-US"/>
        </w:rPr>
      </w:pPr>
      <w:r w:rsidRPr="00C80406">
        <w:rPr>
          <w:sz w:val="24"/>
          <w:szCs w:val="24"/>
          <w:lang w:val="en-US"/>
        </w:rPr>
        <w:t>Atlas</w:t>
      </w:r>
      <w:r w:rsidR="00C80406">
        <w:rPr>
          <w:sz w:val="24"/>
          <w:szCs w:val="24"/>
          <w:lang w:val="en-US"/>
        </w:rPr>
        <w:t xml:space="preserve"> – </w:t>
      </w:r>
      <w:r w:rsidRPr="00C80406">
        <w:rPr>
          <w:sz w:val="24"/>
          <w:szCs w:val="24"/>
          <w:lang w:val="en-US"/>
        </w:rPr>
        <w:t>Bibliography</w:t>
      </w:r>
      <w:r w:rsidR="00C80406">
        <w:rPr>
          <w:sz w:val="24"/>
          <w:szCs w:val="24"/>
          <w:lang w:val="en-US"/>
        </w:rPr>
        <w:t xml:space="preserve"> – </w:t>
      </w:r>
      <w:r w:rsidRPr="00C80406">
        <w:rPr>
          <w:sz w:val="24"/>
          <w:szCs w:val="24"/>
          <w:lang w:val="en-US"/>
        </w:rPr>
        <w:t>Biography</w:t>
      </w:r>
      <w:r w:rsidR="00C80406">
        <w:rPr>
          <w:sz w:val="24"/>
          <w:szCs w:val="24"/>
          <w:lang w:val="en-US"/>
        </w:rPr>
        <w:t xml:space="preserve"> – </w:t>
      </w:r>
      <w:r w:rsidRPr="00C80406">
        <w:rPr>
          <w:sz w:val="24"/>
          <w:szCs w:val="24"/>
          <w:lang w:val="en-US"/>
        </w:rPr>
        <w:t>Brief</w:t>
      </w:r>
      <w:r w:rsidR="00C80406">
        <w:rPr>
          <w:sz w:val="24"/>
          <w:szCs w:val="24"/>
          <w:lang w:val="en-US"/>
        </w:rPr>
        <w:t xml:space="preserve"> - </w:t>
      </w:r>
      <w:r w:rsidRPr="00C80406">
        <w:rPr>
          <w:sz w:val="24"/>
          <w:szCs w:val="24"/>
          <w:lang w:val="en-US"/>
        </w:rPr>
        <w:t>Collected Works</w:t>
      </w:r>
      <w:r w:rsidR="00C80406">
        <w:rPr>
          <w:sz w:val="24"/>
          <w:szCs w:val="24"/>
          <w:lang w:val="en-US"/>
        </w:rPr>
        <w:t xml:space="preserve"> - </w:t>
      </w:r>
      <w:r w:rsidRPr="00C80406">
        <w:rPr>
          <w:sz w:val="24"/>
          <w:szCs w:val="24"/>
          <w:lang w:val="en-US"/>
        </w:rPr>
        <w:t>Collection of Essays</w:t>
      </w:r>
      <w:r w:rsidR="00C80406">
        <w:rPr>
          <w:sz w:val="24"/>
          <w:szCs w:val="24"/>
          <w:lang w:val="en-US"/>
        </w:rPr>
        <w:t xml:space="preserve"> - </w:t>
      </w:r>
      <w:r w:rsidRPr="00C80406">
        <w:rPr>
          <w:sz w:val="24"/>
          <w:szCs w:val="24"/>
          <w:lang w:val="en-US"/>
        </w:rPr>
        <w:t>Commemorative Publication</w:t>
      </w:r>
      <w:r w:rsidR="00C80406">
        <w:rPr>
          <w:sz w:val="24"/>
          <w:szCs w:val="24"/>
          <w:lang w:val="en-US"/>
        </w:rPr>
        <w:t xml:space="preserve"> - </w:t>
      </w:r>
      <w:r w:rsidRPr="00C80406">
        <w:rPr>
          <w:sz w:val="24"/>
          <w:szCs w:val="24"/>
          <w:lang w:val="en-US"/>
        </w:rPr>
        <w:t>Contributed volume</w:t>
      </w:r>
      <w:r w:rsidR="00C80406">
        <w:rPr>
          <w:sz w:val="24"/>
          <w:szCs w:val="24"/>
          <w:lang w:val="en-US"/>
        </w:rPr>
        <w:t xml:space="preserve"> – </w:t>
      </w:r>
      <w:r w:rsidRPr="00C80406">
        <w:rPr>
          <w:sz w:val="24"/>
          <w:szCs w:val="24"/>
          <w:lang w:val="en-US"/>
        </w:rPr>
        <w:t>Dictionary</w:t>
      </w:r>
      <w:r w:rsidR="00C80406">
        <w:rPr>
          <w:sz w:val="24"/>
          <w:szCs w:val="24"/>
          <w:lang w:val="en-US"/>
        </w:rPr>
        <w:t xml:space="preserve"> – </w:t>
      </w:r>
      <w:r w:rsidRPr="00C80406">
        <w:rPr>
          <w:sz w:val="24"/>
          <w:szCs w:val="24"/>
          <w:lang w:val="en-US"/>
        </w:rPr>
        <w:t>Manual</w:t>
      </w:r>
      <w:r w:rsidR="00C80406">
        <w:rPr>
          <w:sz w:val="24"/>
          <w:szCs w:val="24"/>
          <w:lang w:val="en-US"/>
        </w:rPr>
        <w:t xml:space="preserve"> – </w:t>
      </w:r>
      <w:r w:rsidRPr="00C80406">
        <w:rPr>
          <w:sz w:val="24"/>
          <w:szCs w:val="24"/>
          <w:lang w:val="en-US"/>
        </w:rPr>
        <w:t>Monograph</w:t>
      </w:r>
      <w:r w:rsidR="00C80406">
        <w:rPr>
          <w:sz w:val="24"/>
          <w:szCs w:val="24"/>
          <w:lang w:val="en-US"/>
        </w:rPr>
        <w:t xml:space="preserve"> – </w:t>
      </w:r>
      <w:r w:rsidRPr="00C80406">
        <w:rPr>
          <w:sz w:val="24"/>
          <w:szCs w:val="24"/>
          <w:lang w:val="en-US"/>
        </w:rPr>
        <w:t>Encyclopedia</w:t>
      </w:r>
      <w:r w:rsidR="00C80406">
        <w:rPr>
          <w:sz w:val="24"/>
          <w:szCs w:val="24"/>
          <w:lang w:val="en-US"/>
        </w:rPr>
        <w:t xml:space="preserve"> – </w:t>
      </w:r>
      <w:r w:rsidRPr="00C80406">
        <w:rPr>
          <w:sz w:val="24"/>
          <w:szCs w:val="24"/>
          <w:lang w:val="en-US"/>
        </w:rPr>
        <w:t>Handbook</w:t>
      </w:r>
      <w:r w:rsidR="00C80406">
        <w:rPr>
          <w:sz w:val="24"/>
          <w:szCs w:val="24"/>
          <w:lang w:val="en-US"/>
        </w:rPr>
        <w:t xml:space="preserve"> - </w:t>
      </w:r>
      <w:r w:rsidRPr="00C80406">
        <w:rPr>
          <w:sz w:val="24"/>
          <w:szCs w:val="24"/>
          <w:lang w:val="en-US"/>
        </w:rPr>
        <w:t>Laboratory Book</w:t>
      </w:r>
      <w:r w:rsidR="00C80406">
        <w:rPr>
          <w:sz w:val="24"/>
          <w:szCs w:val="24"/>
          <w:lang w:val="en-US"/>
        </w:rPr>
        <w:t xml:space="preserve"> - </w:t>
      </w:r>
      <w:r w:rsidRPr="00C80406">
        <w:rPr>
          <w:sz w:val="24"/>
          <w:szCs w:val="24"/>
          <w:lang w:val="en-US"/>
        </w:rPr>
        <w:t>Ph.D. Thesis</w:t>
      </w:r>
      <w:r w:rsidR="00C80406">
        <w:rPr>
          <w:sz w:val="24"/>
          <w:szCs w:val="24"/>
          <w:lang w:val="en-US"/>
        </w:rPr>
        <w:t xml:space="preserve"> – </w:t>
      </w:r>
      <w:r w:rsidRPr="00C80406">
        <w:rPr>
          <w:sz w:val="24"/>
          <w:szCs w:val="24"/>
          <w:lang w:val="en-US"/>
        </w:rPr>
        <w:t>Proceedings</w:t>
      </w:r>
      <w:r w:rsidR="00C80406">
        <w:rPr>
          <w:sz w:val="24"/>
          <w:szCs w:val="24"/>
          <w:lang w:val="en-US"/>
        </w:rPr>
        <w:t xml:space="preserve"> - </w:t>
      </w:r>
      <w:r w:rsidRPr="00C80406">
        <w:rPr>
          <w:sz w:val="24"/>
          <w:szCs w:val="24"/>
          <w:lang w:val="en-US"/>
        </w:rPr>
        <w:t>Professional Book</w:t>
      </w:r>
      <w:r w:rsidR="00C80406">
        <w:rPr>
          <w:sz w:val="24"/>
          <w:szCs w:val="24"/>
          <w:lang w:val="en-US"/>
        </w:rPr>
        <w:t xml:space="preserve"> - </w:t>
      </w:r>
      <w:r w:rsidRPr="00C80406">
        <w:rPr>
          <w:sz w:val="24"/>
          <w:szCs w:val="24"/>
          <w:lang w:val="en-US"/>
        </w:rPr>
        <w:t>Reference work</w:t>
      </w:r>
      <w:r w:rsidR="00C80406">
        <w:rPr>
          <w:sz w:val="24"/>
          <w:szCs w:val="24"/>
          <w:lang w:val="en-US"/>
        </w:rPr>
        <w:t xml:space="preserve"> – </w:t>
      </w:r>
      <w:r w:rsidRPr="00C80406">
        <w:rPr>
          <w:sz w:val="24"/>
          <w:szCs w:val="24"/>
          <w:lang w:val="en-US"/>
        </w:rPr>
        <w:t>Reviews</w:t>
      </w:r>
      <w:r w:rsidR="00C80406">
        <w:rPr>
          <w:sz w:val="24"/>
          <w:szCs w:val="24"/>
          <w:lang w:val="en-US"/>
        </w:rPr>
        <w:t xml:space="preserve"> - </w:t>
      </w:r>
      <w:r w:rsidRPr="00C80406">
        <w:rPr>
          <w:sz w:val="24"/>
          <w:szCs w:val="24"/>
          <w:lang w:val="en-US"/>
        </w:rPr>
        <w:t>Undergraduate textbook</w:t>
      </w:r>
      <w:r w:rsidR="00C80406">
        <w:rPr>
          <w:sz w:val="24"/>
          <w:szCs w:val="24"/>
          <w:lang w:val="en-US"/>
        </w:rPr>
        <w:t xml:space="preserve"> - </w:t>
      </w:r>
      <w:r w:rsidRPr="00C80406">
        <w:rPr>
          <w:sz w:val="24"/>
          <w:szCs w:val="24"/>
          <w:lang w:val="en-US"/>
        </w:rPr>
        <w:t>Graduate/advanced undergraduate textbook</w:t>
      </w:r>
      <w:r w:rsidR="00C80406">
        <w:rPr>
          <w:sz w:val="24"/>
          <w:szCs w:val="24"/>
          <w:lang w:val="en-US"/>
        </w:rPr>
        <w:t xml:space="preserve"> –</w:t>
      </w:r>
      <w:r w:rsidR="001F5DE9">
        <w:rPr>
          <w:sz w:val="24"/>
          <w:szCs w:val="24"/>
          <w:lang w:val="en-US"/>
        </w:rPr>
        <w:t xml:space="preserve"> Others</w:t>
      </w:r>
      <w:r w:rsidR="00C80406">
        <w:rPr>
          <w:sz w:val="24"/>
          <w:szCs w:val="24"/>
          <w:lang w:val="en-US"/>
        </w:rPr>
        <w:t>.</w:t>
      </w:r>
      <w:r w:rsidRPr="00C80406">
        <w:rPr>
          <w:sz w:val="24"/>
          <w:szCs w:val="24"/>
          <w:lang w:val="en-US"/>
        </w:rPr>
        <w:tab/>
      </w:r>
    </w:p>
    <w:p w14:paraId="260CDAAA" w14:textId="77777777" w:rsidR="000A7DAD" w:rsidRDefault="000A7DAD" w:rsidP="00C80406">
      <w:pPr>
        <w:pStyle w:val="ListParagraph"/>
        <w:ind w:left="0"/>
        <w:jc w:val="both"/>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6728"/>
      </w:tblGrid>
      <w:tr w:rsidR="00C80406" w:rsidRPr="003A35B6" w14:paraId="1291FD2B" w14:textId="77777777" w:rsidTr="003A35B6">
        <w:tc>
          <w:tcPr>
            <w:tcW w:w="2376" w:type="dxa"/>
          </w:tcPr>
          <w:p w14:paraId="562D7509" w14:textId="77777777" w:rsidR="00C80406" w:rsidRPr="003A35B6" w:rsidRDefault="00C80406" w:rsidP="003A35B6">
            <w:pPr>
              <w:pStyle w:val="ListParagraph"/>
              <w:ind w:left="0"/>
              <w:jc w:val="both"/>
              <w:rPr>
                <w:b/>
                <w:sz w:val="24"/>
                <w:szCs w:val="24"/>
                <w:lang w:val="en-US"/>
              </w:rPr>
            </w:pPr>
            <w:r w:rsidRPr="003A35B6">
              <w:rPr>
                <w:b/>
                <w:sz w:val="24"/>
                <w:szCs w:val="24"/>
                <w:lang w:val="en-US"/>
              </w:rPr>
              <w:t>1</w:t>
            </w:r>
            <w:r w:rsidRPr="003A35B6">
              <w:rPr>
                <w:b/>
                <w:sz w:val="24"/>
                <w:szCs w:val="24"/>
                <w:vertAlign w:val="superscript"/>
                <w:lang w:val="en-US"/>
              </w:rPr>
              <w:t>st</w:t>
            </w:r>
            <w:r w:rsidRPr="003A35B6">
              <w:rPr>
                <w:b/>
                <w:sz w:val="24"/>
                <w:szCs w:val="24"/>
                <w:lang w:val="en-US"/>
              </w:rPr>
              <w:t xml:space="preserve"> selection</w:t>
            </w:r>
          </w:p>
        </w:tc>
        <w:tc>
          <w:tcPr>
            <w:tcW w:w="6912" w:type="dxa"/>
          </w:tcPr>
          <w:p w14:paraId="28EFCCD6" w14:textId="77777777" w:rsidR="00C80406" w:rsidRPr="003A35B6" w:rsidRDefault="00BE75CE" w:rsidP="003A35B6">
            <w:pPr>
              <w:pStyle w:val="ListParagraph"/>
              <w:ind w:left="0"/>
              <w:jc w:val="both"/>
              <w:rPr>
                <w:sz w:val="24"/>
                <w:szCs w:val="24"/>
                <w:lang w:val="en-US"/>
              </w:rPr>
            </w:pPr>
            <w:r>
              <w:rPr>
                <w:sz w:val="24"/>
                <w:szCs w:val="24"/>
                <w:lang w:val="en-US"/>
              </w:rPr>
              <w:t>Monograph</w:t>
            </w:r>
          </w:p>
        </w:tc>
      </w:tr>
      <w:tr w:rsidR="00C80406" w:rsidRPr="003A35B6" w14:paraId="3A533D54" w14:textId="77777777" w:rsidTr="003A35B6">
        <w:tc>
          <w:tcPr>
            <w:tcW w:w="2376" w:type="dxa"/>
          </w:tcPr>
          <w:p w14:paraId="05AA22C8" w14:textId="77777777" w:rsidR="00C80406" w:rsidRPr="003A35B6" w:rsidRDefault="00C80406" w:rsidP="003A35B6">
            <w:pPr>
              <w:pStyle w:val="ListParagraph"/>
              <w:ind w:left="0"/>
              <w:jc w:val="both"/>
              <w:rPr>
                <w:sz w:val="24"/>
                <w:szCs w:val="24"/>
                <w:lang w:val="en-US"/>
              </w:rPr>
            </w:pPr>
            <w:r w:rsidRPr="003A35B6">
              <w:rPr>
                <w:sz w:val="24"/>
                <w:szCs w:val="24"/>
                <w:lang w:val="en-US"/>
              </w:rPr>
              <w:t>2</w:t>
            </w:r>
            <w:r w:rsidRPr="003A35B6">
              <w:rPr>
                <w:sz w:val="24"/>
                <w:szCs w:val="24"/>
                <w:vertAlign w:val="superscript"/>
                <w:lang w:val="en-US"/>
              </w:rPr>
              <w:t>nd</w:t>
            </w:r>
            <w:r w:rsidR="000A7DAD" w:rsidRPr="003A35B6">
              <w:rPr>
                <w:sz w:val="24"/>
                <w:szCs w:val="24"/>
                <w:lang w:val="en-US"/>
              </w:rPr>
              <w:t xml:space="preserve"> selection (if any)</w:t>
            </w:r>
          </w:p>
        </w:tc>
        <w:tc>
          <w:tcPr>
            <w:tcW w:w="6912" w:type="dxa"/>
          </w:tcPr>
          <w:p w14:paraId="6B05030F" w14:textId="77777777" w:rsidR="00C80406" w:rsidRPr="003A35B6" w:rsidRDefault="00C80406" w:rsidP="003A35B6">
            <w:pPr>
              <w:pStyle w:val="ListParagraph"/>
              <w:ind w:left="0"/>
              <w:jc w:val="both"/>
              <w:rPr>
                <w:sz w:val="24"/>
                <w:szCs w:val="24"/>
                <w:lang w:val="en-US"/>
              </w:rPr>
            </w:pPr>
          </w:p>
        </w:tc>
      </w:tr>
    </w:tbl>
    <w:p w14:paraId="26648221" w14:textId="77777777" w:rsidR="002219C1" w:rsidRPr="00C80406" w:rsidRDefault="002219C1" w:rsidP="000A7DAD">
      <w:pPr>
        <w:pStyle w:val="ListParagraph"/>
        <w:ind w:left="0"/>
        <w:jc w:val="both"/>
        <w:rPr>
          <w:sz w:val="24"/>
          <w:szCs w:val="24"/>
          <w:lang w:val="en-US"/>
        </w:rPr>
      </w:pPr>
      <w:r w:rsidRPr="00C80406">
        <w:rPr>
          <w:sz w:val="24"/>
          <w:szCs w:val="24"/>
          <w:lang w:val="en-US"/>
        </w:rPr>
        <w:tab/>
      </w:r>
    </w:p>
    <w:p w14:paraId="78E0F1D1" w14:textId="77777777" w:rsidR="004640D9" w:rsidRPr="00C80406" w:rsidRDefault="004640D9" w:rsidP="000A7DAD">
      <w:pPr>
        <w:pStyle w:val="ListParagraph"/>
        <w:ind w:left="0"/>
        <w:jc w:val="both"/>
        <w:rPr>
          <w:sz w:val="24"/>
          <w:szCs w:val="24"/>
          <w:lang w:val="en-US"/>
        </w:rPr>
      </w:pPr>
    </w:p>
    <w:p w14:paraId="68A9EA37" w14:textId="77777777" w:rsidR="002219C1" w:rsidRPr="00C80406" w:rsidRDefault="002219C1" w:rsidP="000A7DAD">
      <w:pPr>
        <w:pStyle w:val="ListParagraph"/>
        <w:ind w:left="0"/>
        <w:jc w:val="both"/>
        <w:rPr>
          <w:sz w:val="24"/>
          <w:szCs w:val="24"/>
          <w:lang w:val="en-US"/>
        </w:rPr>
      </w:pPr>
      <w:r w:rsidRPr="00C80406">
        <w:rPr>
          <w:sz w:val="24"/>
          <w:szCs w:val="24"/>
          <w:lang w:val="en-US"/>
        </w:rPr>
        <w:t xml:space="preserve">If your </w:t>
      </w:r>
      <w:r w:rsidRPr="001F5DE9">
        <w:rPr>
          <w:b/>
          <w:sz w:val="24"/>
          <w:szCs w:val="24"/>
          <w:lang w:val="en-US"/>
        </w:rPr>
        <w:t>work</w:t>
      </w:r>
      <w:r w:rsidRPr="00C80406">
        <w:rPr>
          <w:sz w:val="24"/>
          <w:szCs w:val="24"/>
          <w:lang w:val="en-US"/>
        </w:rPr>
        <w:t xml:space="preserve"> has been </w:t>
      </w:r>
      <w:r w:rsidRPr="001F5DE9">
        <w:rPr>
          <w:b/>
          <w:sz w:val="24"/>
          <w:szCs w:val="24"/>
          <w:lang w:val="en-US"/>
        </w:rPr>
        <w:t>previously published</w:t>
      </w:r>
      <w:r w:rsidRPr="00C80406">
        <w:rPr>
          <w:sz w:val="24"/>
          <w:szCs w:val="24"/>
          <w:lang w:val="en-US"/>
        </w:rPr>
        <w:t>, please insert the full bibliographic information about previous edition.</w:t>
      </w:r>
    </w:p>
    <w:p w14:paraId="598B3398" w14:textId="77777777" w:rsidR="002219C1" w:rsidRPr="00C80406" w:rsidRDefault="002219C1" w:rsidP="000A7DAD">
      <w:pPr>
        <w:pStyle w:val="ListParagraph"/>
        <w:ind w:left="0"/>
        <w:jc w:val="both"/>
        <w:rPr>
          <w:sz w:val="24"/>
          <w:szCs w:val="24"/>
          <w:lang w:val="en-US"/>
        </w:rPr>
      </w:pPr>
      <w:r w:rsidRPr="00C80406">
        <w:rPr>
          <w:sz w:val="24"/>
          <w:szCs w:val="24"/>
          <w:lang w:val="en-US"/>
        </w:rPr>
        <w:t>(Original Title, Original Authors, Original Publisher, Original Language, Original Publication Year, Original Edition, Number and any additional comments).</w:t>
      </w:r>
    </w:p>
    <w:p w14:paraId="4C473279" w14:textId="77777777" w:rsidR="000A7DAD" w:rsidRDefault="000A7DAD" w:rsidP="000A7DAD">
      <w:pPr>
        <w:pStyle w:val="ListParagraph"/>
        <w:ind w:left="0"/>
        <w:jc w:val="both"/>
        <w:rPr>
          <w:sz w:val="24"/>
          <w:szCs w:val="24"/>
          <w:lang w:val="en-US"/>
        </w:rPr>
      </w:pPr>
    </w:p>
    <w:p w14:paraId="62682725" w14:textId="77777777" w:rsidR="000A7DAD" w:rsidRDefault="000A7DAD" w:rsidP="000A7DAD">
      <w:pPr>
        <w:pStyle w:val="ListParagraph"/>
        <w:ind w:left="0"/>
        <w:jc w:val="both"/>
        <w:rPr>
          <w:sz w:val="24"/>
          <w:szCs w:val="24"/>
          <w:lang w:val="en-US"/>
        </w:rPr>
      </w:pPr>
    </w:p>
    <w:p w14:paraId="50B29274" w14:textId="77777777" w:rsidR="000A7DAD" w:rsidRPr="000A7DAD" w:rsidRDefault="000A7DAD" w:rsidP="000A7DAD">
      <w:pPr>
        <w:spacing w:after="0"/>
        <w:rPr>
          <w:sz w:val="24"/>
          <w:szCs w:val="24"/>
          <w:lang w:val="en-GB"/>
        </w:rPr>
      </w:pPr>
      <w:r w:rsidRPr="000A7DAD">
        <w:rPr>
          <w:sz w:val="24"/>
          <w:szCs w:val="24"/>
          <w:lang w:val="en-GB"/>
        </w:rPr>
        <w:t xml:space="preserve">Who is the </w:t>
      </w:r>
      <w:r w:rsidRPr="000A7DAD">
        <w:rPr>
          <w:b/>
          <w:sz w:val="24"/>
          <w:szCs w:val="24"/>
          <w:lang w:val="en-GB"/>
        </w:rPr>
        <w:t>main</w:t>
      </w:r>
      <w:r w:rsidRPr="000A7DAD">
        <w:rPr>
          <w:sz w:val="24"/>
          <w:szCs w:val="24"/>
          <w:lang w:val="en-GB"/>
        </w:rPr>
        <w:t xml:space="preserve"> </w:t>
      </w:r>
      <w:r w:rsidRPr="001F5DE9">
        <w:rPr>
          <w:b/>
          <w:sz w:val="24"/>
          <w:szCs w:val="24"/>
          <w:lang w:val="en-GB"/>
        </w:rPr>
        <w:t>audience</w:t>
      </w:r>
      <w:r w:rsidRPr="000A7DAD">
        <w:rPr>
          <w:sz w:val="24"/>
          <w:szCs w:val="24"/>
          <w:lang w:val="en-GB"/>
        </w:rPr>
        <w:t xml:space="preserve"> for your book? Select </w:t>
      </w:r>
      <w:r w:rsidRPr="001F5DE9">
        <w:rPr>
          <w:sz w:val="24"/>
          <w:szCs w:val="24"/>
          <w:lang w:val="en-GB"/>
        </w:rPr>
        <w:t>only one</w:t>
      </w:r>
      <w:r w:rsidRPr="000A7DAD">
        <w:rPr>
          <w:sz w:val="24"/>
          <w:szCs w:val="24"/>
          <w:lang w:val="en-GB"/>
        </w:rPr>
        <w:t xml:space="preserve"> as the main, and </w:t>
      </w:r>
      <w:r w:rsidRPr="001F5DE9">
        <w:rPr>
          <w:sz w:val="24"/>
          <w:szCs w:val="24"/>
          <w:lang w:val="en-GB"/>
        </w:rPr>
        <w:t>only one</w:t>
      </w:r>
      <w:r w:rsidRPr="000A7DAD">
        <w:rPr>
          <w:b/>
          <w:sz w:val="24"/>
          <w:szCs w:val="24"/>
          <w:lang w:val="en-GB"/>
        </w:rPr>
        <w:t xml:space="preserve"> </w:t>
      </w:r>
      <w:r w:rsidRPr="000A7DAD">
        <w:rPr>
          <w:sz w:val="24"/>
          <w:szCs w:val="24"/>
          <w:lang w:val="en-GB"/>
        </w:rPr>
        <w:t>as the secondary by putting an X in that box, even if more are applicable:</w:t>
      </w:r>
    </w:p>
    <w:p w14:paraId="6DA94813" w14:textId="77777777" w:rsidR="000A7DAD" w:rsidRPr="000A7DAD" w:rsidRDefault="000A7DAD" w:rsidP="000A7DAD">
      <w:pPr>
        <w:spacing w:after="0"/>
        <w:rPr>
          <w:sz w:val="24"/>
          <w:szCs w:val="24"/>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2"/>
        <w:gridCol w:w="2528"/>
        <w:gridCol w:w="2672"/>
      </w:tblGrid>
      <w:tr w:rsidR="000A7DAD" w:rsidRPr="003A35B6" w14:paraId="4125FBF3" w14:textId="77777777" w:rsidTr="003A35B6">
        <w:tc>
          <w:tcPr>
            <w:tcW w:w="3952" w:type="dxa"/>
          </w:tcPr>
          <w:p w14:paraId="123EFC3D" w14:textId="77777777" w:rsidR="000A7DAD" w:rsidRPr="003A35B6" w:rsidRDefault="000A7DAD" w:rsidP="003A35B6">
            <w:pPr>
              <w:rPr>
                <w:sz w:val="24"/>
                <w:szCs w:val="24"/>
                <w:lang w:val="en-GB"/>
              </w:rPr>
            </w:pPr>
          </w:p>
        </w:tc>
        <w:tc>
          <w:tcPr>
            <w:tcW w:w="2604" w:type="dxa"/>
          </w:tcPr>
          <w:p w14:paraId="155F62E4" w14:textId="77777777" w:rsidR="000A7DAD" w:rsidRPr="003A35B6" w:rsidRDefault="000A7DAD" w:rsidP="003A35B6">
            <w:pPr>
              <w:jc w:val="center"/>
              <w:rPr>
                <w:b/>
                <w:sz w:val="24"/>
                <w:szCs w:val="24"/>
                <w:lang w:val="en-GB"/>
              </w:rPr>
            </w:pPr>
            <w:r w:rsidRPr="003A35B6">
              <w:rPr>
                <w:b/>
                <w:sz w:val="24"/>
                <w:szCs w:val="24"/>
                <w:lang w:val="en-GB"/>
              </w:rPr>
              <w:t>Main</w:t>
            </w:r>
          </w:p>
        </w:tc>
        <w:tc>
          <w:tcPr>
            <w:tcW w:w="2732" w:type="dxa"/>
          </w:tcPr>
          <w:p w14:paraId="0761772F" w14:textId="77777777" w:rsidR="000A7DAD" w:rsidRPr="003A35B6" w:rsidRDefault="000A7DAD" w:rsidP="003A35B6">
            <w:pPr>
              <w:jc w:val="center"/>
              <w:rPr>
                <w:b/>
                <w:sz w:val="24"/>
                <w:szCs w:val="24"/>
                <w:lang w:val="en-GB"/>
              </w:rPr>
            </w:pPr>
            <w:r w:rsidRPr="003A35B6">
              <w:rPr>
                <w:b/>
                <w:sz w:val="24"/>
                <w:szCs w:val="24"/>
                <w:lang w:val="en-GB"/>
              </w:rPr>
              <w:t>Secondary</w:t>
            </w:r>
          </w:p>
        </w:tc>
      </w:tr>
      <w:tr w:rsidR="000A7DAD" w:rsidRPr="003A35B6" w14:paraId="1BF7B19F" w14:textId="77777777" w:rsidTr="003A35B6">
        <w:tc>
          <w:tcPr>
            <w:tcW w:w="3952" w:type="dxa"/>
          </w:tcPr>
          <w:p w14:paraId="693F63C1" w14:textId="77777777" w:rsidR="000A7DAD" w:rsidRPr="003A35B6" w:rsidRDefault="000A7DAD" w:rsidP="003A35B6">
            <w:pPr>
              <w:rPr>
                <w:sz w:val="24"/>
                <w:szCs w:val="24"/>
                <w:lang w:val="en-GB"/>
              </w:rPr>
            </w:pPr>
            <w:r w:rsidRPr="003A35B6">
              <w:rPr>
                <w:sz w:val="24"/>
                <w:szCs w:val="24"/>
                <w:lang w:val="en-GB"/>
              </w:rPr>
              <w:t>Researchers</w:t>
            </w:r>
          </w:p>
        </w:tc>
        <w:tc>
          <w:tcPr>
            <w:tcW w:w="2604" w:type="dxa"/>
          </w:tcPr>
          <w:p w14:paraId="3FE2D215" w14:textId="77777777" w:rsidR="000A7DAD" w:rsidRPr="003A35B6" w:rsidRDefault="00BE75CE" w:rsidP="003A35B6">
            <w:pPr>
              <w:jc w:val="center"/>
              <w:rPr>
                <w:sz w:val="24"/>
                <w:szCs w:val="24"/>
                <w:lang w:val="en-GB"/>
              </w:rPr>
            </w:pPr>
            <w:r>
              <w:rPr>
                <w:sz w:val="24"/>
                <w:szCs w:val="24"/>
                <w:lang w:val="en-GB"/>
              </w:rPr>
              <w:t>x</w:t>
            </w:r>
          </w:p>
        </w:tc>
        <w:tc>
          <w:tcPr>
            <w:tcW w:w="2732" w:type="dxa"/>
          </w:tcPr>
          <w:p w14:paraId="7BA249D7" w14:textId="77777777" w:rsidR="000A7DAD" w:rsidRPr="003A35B6" w:rsidRDefault="000A7DAD" w:rsidP="003A35B6">
            <w:pPr>
              <w:jc w:val="center"/>
              <w:rPr>
                <w:sz w:val="24"/>
                <w:szCs w:val="24"/>
                <w:lang w:val="en-GB"/>
              </w:rPr>
            </w:pPr>
          </w:p>
        </w:tc>
      </w:tr>
      <w:tr w:rsidR="000A7DAD" w:rsidRPr="003A35B6" w14:paraId="5569B7D5" w14:textId="77777777" w:rsidTr="003A35B6">
        <w:tc>
          <w:tcPr>
            <w:tcW w:w="3952" w:type="dxa"/>
          </w:tcPr>
          <w:p w14:paraId="0865E5A0" w14:textId="77777777" w:rsidR="000A7DAD" w:rsidRPr="003A35B6" w:rsidRDefault="000A7DAD" w:rsidP="003A35B6">
            <w:pPr>
              <w:rPr>
                <w:sz w:val="24"/>
                <w:szCs w:val="24"/>
                <w:lang w:val="en-GB"/>
              </w:rPr>
            </w:pPr>
            <w:r w:rsidRPr="003A35B6">
              <w:rPr>
                <w:sz w:val="24"/>
                <w:szCs w:val="24"/>
                <w:lang w:val="en-GB"/>
              </w:rPr>
              <w:t>Business Professionals</w:t>
            </w:r>
          </w:p>
        </w:tc>
        <w:tc>
          <w:tcPr>
            <w:tcW w:w="2604" w:type="dxa"/>
          </w:tcPr>
          <w:p w14:paraId="4826DBD4" w14:textId="77777777" w:rsidR="000A7DAD" w:rsidRPr="003A35B6" w:rsidRDefault="000A7DAD" w:rsidP="003A35B6">
            <w:pPr>
              <w:jc w:val="center"/>
              <w:rPr>
                <w:sz w:val="24"/>
                <w:szCs w:val="24"/>
                <w:lang w:val="en-GB"/>
              </w:rPr>
            </w:pPr>
          </w:p>
        </w:tc>
        <w:tc>
          <w:tcPr>
            <w:tcW w:w="2732" w:type="dxa"/>
          </w:tcPr>
          <w:p w14:paraId="15CC3068" w14:textId="77777777" w:rsidR="000A7DAD" w:rsidRPr="003A35B6" w:rsidRDefault="000A7DAD" w:rsidP="003A35B6">
            <w:pPr>
              <w:jc w:val="center"/>
              <w:rPr>
                <w:sz w:val="24"/>
                <w:szCs w:val="24"/>
                <w:lang w:val="en-GB"/>
              </w:rPr>
            </w:pPr>
          </w:p>
        </w:tc>
      </w:tr>
      <w:tr w:rsidR="000A7DAD" w:rsidRPr="003A35B6" w14:paraId="607E1F91" w14:textId="77777777" w:rsidTr="003A35B6">
        <w:tc>
          <w:tcPr>
            <w:tcW w:w="3952" w:type="dxa"/>
          </w:tcPr>
          <w:p w14:paraId="53BE4D1B" w14:textId="77777777" w:rsidR="000A7DAD" w:rsidRPr="003A35B6" w:rsidRDefault="000A7DAD" w:rsidP="003A35B6">
            <w:pPr>
              <w:rPr>
                <w:sz w:val="24"/>
                <w:szCs w:val="24"/>
                <w:lang w:val="en-GB"/>
              </w:rPr>
            </w:pPr>
            <w:r w:rsidRPr="003A35B6">
              <w:rPr>
                <w:sz w:val="24"/>
                <w:szCs w:val="24"/>
                <w:lang w:val="en-GB"/>
              </w:rPr>
              <w:t>Graduate Students</w:t>
            </w:r>
          </w:p>
        </w:tc>
        <w:tc>
          <w:tcPr>
            <w:tcW w:w="2604" w:type="dxa"/>
          </w:tcPr>
          <w:p w14:paraId="46A0DFC5" w14:textId="77777777" w:rsidR="000A7DAD" w:rsidRPr="003A35B6" w:rsidRDefault="00BE75CE" w:rsidP="003A35B6">
            <w:pPr>
              <w:jc w:val="center"/>
              <w:rPr>
                <w:sz w:val="24"/>
                <w:szCs w:val="24"/>
                <w:lang w:val="en-GB"/>
              </w:rPr>
            </w:pPr>
            <w:r>
              <w:rPr>
                <w:sz w:val="24"/>
                <w:szCs w:val="24"/>
                <w:lang w:val="en-GB"/>
              </w:rPr>
              <w:t>x</w:t>
            </w:r>
          </w:p>
        </w:tc>
        <w:tc>
          <w:tcPr>
            <w:tcW w:w="2732" w:type="dxa"/>
          </w:tcPr>
          <w:p w14:paraId="24B5760A" w14:textId="77777777" w:rsidR="000A7DAD" w:rsidRPr="003A35B6" w:rsidRDefault="000A7DAD" w:rsidP="003A35B6">
            <w:pPr>
              <w:jc w:val="center"/>
              <w:rPr>
                <w:sz w:val="24"/>
                <w:szCs w:val="24"/>
                <w:lang w:val="en-GB"/>
              </w:rPr>
            </w:pPr>
          </w:p>
        </w:tc>
      </w:tr>
      <w:tr w:rsidR="000A7DAD" w:rsidRPr="003A35B6" w14:paraId="70E4E8C5" w14:textId="77777777" w:rsidTr="003A35B6">
        <w:tc>
          <w:tcPr>
            <w:tcW w:w="3952" w:type="dxa"/>
          </w:tcPr>
          <w:p w14:paraId="618DF7E2" w14:textId="77777777" w:rsidR="000A7DAD" w:rsidRPr="003A35B6" w:rsidRDefault="000A7DAD" w:rsidP="003A35B6">
            <w:pPr>
              <w:rPr>
                <w:sz w:val="24"/>
                <w:szCs w:val="24"/>
                <w:lang w:val="en-GB"/>
              </w:rPr>
            </w:pPr>
            <w:r w:rsidRPr="003A35B6">
              <w:rPr>
                <w:sz w:val="24"/>
                <w:szCs w:val="24"/>
                <w:lang w:val="en-GB"/>
              </w:rPr>
              <w:t>Undergraduate Students</w:t>
            </w:r>
          </w:p>
        </w:tc>
        <w:tc>
          <w:tcPr>
            <w:tcW w:w="2604" w:type="dxa"/>
          </w:tcPr>
          <w:p w14:paraId="1E6B7CC2" w14:textId="77777777" w:rsidR="000A7DAD" w:rsidRPr="003A35B6" w:rsidRDefault="00BE75CE" w:rsidP="003A35B6">
            <w:pPr>
              <w:jc w:val="center"/>
              <w:rPr>
                <w:sz w:val="24"/>
                <w:szCs w:val="24"/>
                <w:lang w:val="en-GB"/>
              </w:rPr>
            </w:pPr>
            <w:r>
              <w:rPr>
                <w:sz w:val="24"/>
                <w:szCs w:val="24"/>
                <w:lang w:val="en-GB"/>
              </w:rPr>
              <w:t>x</w:t>
            </w:r>
          </w:p>
        </w:tc>
        <w:tc>
          <w:tcPr>
            <w:tcW w:w="2732" w:type="dxa"/>
          </w:tcPr>
          <w:p w14:paraId="1C9DE849" w14:textId="77777777" w:rsidR="000A7DAD" w:rsidRPr="003A35B6" w:rsidRDefault="000A7DAD" w:rsidP="003A35B6">
            <w:pPr>
              <w:jc w:val="center"/>
              <w:rPr>
                <w:sz w:val="24"/>
                <w:szCs w:val="24"/>
                <w:lang w:val="en-GB"/>
              </w:rPr>
            </w:pPr>
          </w:p>
        </w:tc>
      </w:tr>
      <w:tr w:rsidR="000A7DAD" w:rsidRPr="003A35B6" w14:paraId="1ECECFE8" w14:textId="77777777" w:rsidTr="003A35B6">
        <w:tc>
          <w:tcPr>
            <w:tcW w:w="3952" w:type="dxa"/>
          </w:tcPr>
          <w:p w14:paraId="18C2CCDF" w14:textId="77777777" w:rsidR="000A7DAD" w:rsidRPr="003A35B6" w:rsidRDefault="000A7DAD" w:rsidP="003A35B6">
            <w:pPr>
              <w:rPr>
                <w:sz w:val="24"/>
                <w:szCs w:val="24"/>
                <w:lang w:val="en-GB"/>
              </w:rPr>
            </w:pPr>
            <w:r w:rsidRPr="003A35B6">
              <w:rPr>
                <w:sz w:val="24"/>
                <w:szCs w:val="24"/>
                <w:lang w:val="en-GB"/>
              </w:rPr>
              <w:t>Educated Science Enthusiasts</w:t>
            </w:r>
          </w:p>
        </w:tc>
        <w:tc>
          <w:tcPr>
            <w:tcW w:w="2604" w:type="dxa"/>
          </w:tcPr>
          <w:p w14:paraId="043A51DE" w14:textId="77777777" w:rsidR="000A7DAD" w:rsidRPr="003A35B6" w:rsidRDefault="000A7DAD" w:rsidP="003A35B6">
            <w:pPr>
              <w:jc w:val="center"/>
              <w:rPr>
                <w:sz w:val="24"/>
                <w:szCs w:val="24"/>
                <w:lang w:val="en-GB"/>
              </w:rPr>
            </w:pPr>
          </w:p>
        </w:tc>
        <w:tc>
          <w:tcPr>
            <w:tcW w:w="2732" w:type="dxa"/>
          </w:tcPr>
          <w:p w14:paraId="4C6376BB" w14:textId="77777777" w:rsidR="000A7DAD" w:rsidRPr="003A35B6" w:rsidRDefault="000A7DAD" w:rsidP="003A35B6">
            <w:pPr>
              <w:jc w:val="center"/>
              <w:rPr>
                <w:sz w:val="24"/>
                <w:szCs w:val="24"/>
                <w:lang w:val="en-GB"/>
              </w:rPr>
            </w:pPr>
          </w:p>
        </w:tc>
      </w:tr>
      <w:tr w:rsidR="000A7DAD" w:rsidRPr="003A35B6" w14:paraId="65465E83" w14:textId="77777777" w:rsidTr="003A35B6">
        <w:tc>
          <w:tcPr>
            <w:tcW w:w="3952" w:type="dxa"/>
          </w:tcPr>
          <w:p w14:paraId="7F0AC74D" w14:textId="77777777" w:rsidR="000A7DAD" w:rsidRPr="003A35B6" w:rsidRDefault="000A7DAD" w:rsidP="003A35B6">
            <w:pPr>
              <w:rPr>
                <w:sz w:val="24"/>
                <w:szCs w:val="24"/>
                <w:lang w:val="en-GB"/>
              </w:rPr>
            </w:pPr>
            <w:r w:rsidRPr="003A35B6">
              <w:rPr>
                <w:sz w:val="24"/>
                <w:szCs w:val="24"/>
                <w:lang w:val="en-GB"/>
              </w:rPr>
              <w:t>General Educated Public</w:t>
            </w:r>
          </w:p>
        </w:tc>
        <w:tc>
          <w:tcPr>
            <w:tcW w:w="2604" w:type="dxa"/>
          </w:tcPr>
          <w:p w14:paraId="5B8CD4E0" w14:textId="77777777" w:rsidR="000A7DAD" w:rsidRPr="003A35B6" w:rsidRDefault="000A7DAD" w:rsidP="003A35B6">
            <w:pPr>
              <w:jc w:val="center"/>
              <w:rPr>
                <w:sz w:val="24"/>
                <w:szCs w:val="24"/>
                <w:lang w:val="en-GB"/>
              </w:rPr>
            </w:pPr>
          </w:p>
        </w:tc>
        <w:tc>
          <w:tcPr>
            <w:tcW w:w="2732" w:type="dxa"/>
          </w:tcPr>
          <w:p w14:paraId="44CF719D" w14:textId="77777777" w:rsidR="000A7DAD" w:rsidRPr="003A35B6" w:rsidRDefault="000A7DAD" w:rsidP="003A35B6">
            <w:pPr>
              <w:jc w:val="center"/>
              <w:rPr>
                <w:sz w:val="24"/>
                <w:szCs w:val="24"/>
                <w:lang w:val="en-GB"/>
              </w:rPr>
            </w:pPr>
          </w:p>
        </w:tc>
      </w:tr>
      <w:tr w:rsidR="000A7DAD" w:rsidRPr="003A35B6" w14:paraId="023CABEF" w14:textId="77777777" w:rsidTr="003A35B6">
        <w:tc>
          <w:tcPr>
            <w:tcW w:w="3952" w:type="dxa"/>
          </w:tcPr>
          <w:p w14:paraId="57A4B68F" w14:textId="77777777" w:rsidR="000A7DAD" w:rsidRPr="003A35B6" w:rsidRDefault="000A7DAD" w:rsidP="003A35B6">
            <w:pPr>
              <w:rPr>
                <w:sz w:val="24"/>
                <w:szCs w:val="24"/>
                <w:lang w:val="en-GB"/>
              </w:rPr>
            </w:pPr>
            <w:r w:rsidRPr="003A35B6">
              <w:rPr>
                <w:sz w:val="24"/>
                <w:szCs w:val="24"/>
                <w:lang w:val="en-GB"/>
              </w:rPr>
              <w:t>Other:</w:t>
            </w:r>
          </w:p>
        </w:tc>
        <w:tc>
          <w:tcPr>
            <w:tcW w:w="2604" w:type="dxa"/>
          </w:tcPr>
          <w:p w14:paraId="64FC6629" w14:textId="77777777" w:rsidR="000A7DAD" w:rsidRPr="003A35B6" w:rsidRDefault="000A7DAD" w:rsidP="003A35B6">
            <w:pPr>
              <w:jc w:val="center"/>
              <w:rPr>
                <w:sz w:val="24"/>
                <w:szCs w:val="24"/>
                <w:lang w:val="en-GB"/>
              </w:rPr>
            </w:pPr>
          </w:p>
        </w:tc>
        <w:tc>
          <w:tcPr>
            <w:tcW w:w="2732" w:type="dxa"/>
          </w:tcPr>
          <w:p w14:paraId="41E82769" w14:textId="77777777" w:rsidR="000A7DAD" w:rsidRPr="003A35B6" w:rsidRDefault="000A7DAD" w:rsidP="003A35B6">
            <w:pPr>
              <w:jc w:val="center"/>
              <w:rPr>
                <w:sz w:val="24"/>
                <w:szCs w:val="24"/>
                <w:lang w:val="en-GB"/>
              </w:rPr>
            </w:pPr>
          </w:p>
        </w:tc>
      </w:tr>
    </w:tbl>
    <w:p w14:paraId="6C9C998F" w14:textId="77777777" w:rsidR="004640D9" w:rsidRPr="00C80406" w:rsidRDefault="004640D9" w:rsidP="000A7DAD">
      <w:pPr>
        <w:pStyle w:val="ListParagraph"/>
        <w:ind w:left="0"/>
        <w:jc w:val="both"/>
        <w:rPr>
          <w:sz w:val="24"/>
          <w:szCs w:val="24"/>
          <w:lang w:val="en-US"/>
        </w:rPr>
      </w:pPr>
    </w:p>
    <w:p w14:paraId="4EBBE375" w14:textId="77777777" w:rsidR="004640D9" w:rsidRPr="00C80406" w:rsidRDefault="004640D9" w:rsidP="000A7DAD">
      <w:pPr>
        <w:pStyle w:val="ListParagraph"/>
        <w:ind w:left="0"/>
        <w:jc w:val="both"/>
        <w:rPr>
          <w:sz w:val="24"/>
          <w:szCs w:val="24"/>
          <w:lang w:val="en-US"/>
        </w:rPr>
      </w:pPr>
    </w:p>
    <w:p w14:paraId="1911EE7A" w14:textId="77777777" w:rsidR="00543D1B" w:rsidRPr="00C80406" w:rsidRDefault="00543D1B" w:rsidP="000A7DAD">
      <w:pPr>
        <w:pStyle w:val="ListParagraph"/>
        <w:ind w:left="0"/>
        <w:jc w:val="both"/>
        <w:rPr>
          <w:sz w:val="24"/>
          <w:szCs w:val="24"/>
          <w:lang w:val="en-US"/>
        </w:rPr>
      </w:pPr>
      <w:r w:rsidRPr="000A7DAD">
        <w:rPr>
          <w:b/>
          <w:sz w:val="24"/>
          <w:szCs w:val="24"/>
          <w:lang w:val="en-US"/>
        </w:rPr>
        <w:t>Estimated manuscript delivery date (dd/mm/yyyy)</w:t>
      </w:r>
      <w:r w:rsidRPr="00C80406">
        <w:rPr>
          <w:sz w:val="24"/>
          <w:szCs w:val="24"/>
          <w:lang w:val="en-US"/>
        </w:rPr>
        <w:t>:</w:t>
      </w:r>
      <w:r w:rsidR="00BE75CE">
        <w:rPr>
          <w:sz w:val="24"/>
          <w:szCs w:val="24"/>
          <w:lang w:val="en-US"/>
        </w:rPr>
        <w:t xml:space="preserve"> 31/12/2026</w:t>
      </w:r>
    </w:p>
    <w:p w14:paraId="5FF6722B" w14:textId="77777777" w:rsidR="00ED5DC8" w:rsidRPr="00C80406" w:rsidRDefault="00ED5DC8" w:rsidP="000A7DAD">
      <w:pPr>
        <w:pStyle w:val="ListParagraph"/>
        <w:ind w:left="0"/>
        <w:jc w:val="both"/>
        <w:rPr>
          <w:sz w:val="24"/>
          <w:szCs w:val="24"/>
          <w:lang w:val="en-US"/>
        </w:rPr>
      </w:pPr>
      <w:r w:rsidRPr="000A7DAD">
        <w:rPr>
          <w:b/>
          <w:sz w:val="24"/>
          <w:szCs w:val="24"/>
          <w:lang w:val="en-US"/>
        </w:rPr>
        <w:t>Estimated number of pages in manuscript</w:t>
      </w:r>
      <w:r w:rsidRPr="00C80406">
        <w:rPr>
          <w:sz w:val="24"/>
          <w:szCs w:val="24"/>
          <w:lang w:val="en-US"/>
        </w:rPr>
        <w:t xml:space="preserve"> (Please note that a Springer page </w:t>
      </w:r>
      <w:r w:rsidR="000A7DAD">
        <w:rPr>
          <w:sz w:val="24"/>
          <w:szCs w:val="24"/>
          <w:lang w:val="en-US"/>
        </w:rPr>
        <w:t>counts 550 words on average):</w:t>
      </w:r>
      <w:r w:rsidR="00BE75CE">
        <w:rPr>
          <w:sz w:val="24"/>
          <w:szCs w:val="24"/>
          <w:lang w:val="en-US"/>
        </w:rPr>
        <w:t xml:space="preserve"> 250-300</w:t>
      </w:r>
    </w:p>
    <w:p w14:paraId="0C86D023" w14:textId="77777777" w:rsidR="00ED5DC8" w:rsidRPr="00C80406" w:rsidRDefault="00ED5DC8" w:rsidP="000A7DAD">
      <w:pPr>
        <w:pStyle w:val="ListParagraph"/>
        <w:ind w:left="0"/>
        <w:jc w:val="both"/>
        <w:rPr>
          <w:sz w:val="24"/>
          <w:szCs w:val="24"/>
          <w:lang w:val="en-US"/>
        </w:rPr>
      </w:pPr>
      <w:r w:rsidRPr="00C80406">
        <w:rPr>
          <w:sz w:val="24"/>
          <w:szCs w:val="24"/>
          <w:lang w:val="en-US"/>
        </w:rPr>
        <w:t>Estimated number of:</w:t>
      </w:r>
      <w:r w:rsidR="00AE3E2A" w:rsidRPr="00C80406">
        <w:rPr>
          <w:sz w:val="24"/>
          <w:szCs w:val="24"/>
          <w:lang w:val="en-US"/>
        </w:rPr>
        <w:tab/>
      </w:r>
    </w:p>
    <w:p w14:paraId="2AEB9380" w14:textId="77777777" w:rsidR="00ED5DC8" w:rsidRPr="00C80406" w:rsidRDefault="002C278F" w:rsidP="000A7DAD">
      <w:pPr>
        <w:pStyle w:val="ListParagraph"/>
        <w:ind w:left="0"/>
        <w:jc w:val="both"/>
        <w:rPr>
          <w:sz w:val="24"/>
          <w:szCs w:val="24"/>
          <w:lang w:val="en-US"/>
        </w:rPr>
      </w:pPr>
      <w:r>
        <w:rPr>
          <w:b/>
          <w:sz w:val="24"/>
          <w:szCs w:val="24"/>
          <w:lang w:val="en-US"/>
        </w:rPr>
        <w:t>Tables in B/W</w:t>
      </w:r>
      <w:r w:rsidR="00ED5DC8" w:rsidRPr="00C80406">
        <w:rPr>
          <w:sz w:val="24"/>
          <w:szCs w:val="24"/>
          <w:lang w:val="en-US"/>
        </w:rPr>
        <w:t>:</w:t>
      </w:r>
      <w:r w:rsidR="00ED5DC8" w:rsidRPr="00C80406">
        <w:rPr>
          <w:sz w:val="24"/>
          <w:szCs w:val="24"/>
          <w:lang w:val="en-US"/>
        </w:rPr>
        <w:tab/>
      </w:r>
      <w:r w:rsidR="00BE75CE">
        <w:rPr>
          <w:sz w:val="24"/>
          <w:szCs w:val="24"/>
          <w:lang w:val="en-US"/>
        </w:rPr>
        <w:t>NA</w:t>
      </w:r>
      <w:r w:rsidR="00BE75CE">
        <w:rPr>
          <w:sz w:val="24"/>
          <w:szCs w:val="24"/>
          <w:lang w:val="en-US"/>
        </w:rPr>
        <w:tab/>
      </w:r>
      <w:r w:rsidR="00BE75CE">
        <w:rPr>
          <w:sz w:val="24"/>
          <w:szCs w:val="24"/>
          <w:lang w:val="en-US"/>
        </w:rPr>
        <w:tab/>
      </w:r>
    </w:p>
    <w:p w14:paraId="2A86659A" w14:textId="77777777" w:rsidR="000A7DAD" w:rsidRDefault="000A7DAD" w:rsidP="000A7DAD">
      <w:pPr>
        <w:pStyle w:val="ListParagraph"/>
        <w:ind w:left="0"/>
        <w:jc w:val="both"/>
        <w:rPr>
          <w:sz w:val="24"/>
          <w:szCs w:val="24"/>
          <w:lang w:val="en-US"/>
        </w:rPr>
      </w:pPr>
      <w:r w:rsidRPr="000A7DAD">
        <w:rPr>
          <w:b/>
          <w:sz w:val="24"/>
          <w:szCs w:val="24"/>
          <w:lang w:val="en-US"/>
        </w:rPr>
        <w:t>Tables in Color</w:t>
      </w:r>
      <w:r>
        <w:rPr>
          <w:sz w:val="24"/>
          <w:szCs w:val="24"/>
          <w:lang w:val="en-US"/>
        </w:rPr>
        <w:t>:</w:t>
      </w:r>
      <w:r w:rsidR="00BE75CE">
        <w:rPr>
          <w:sz w:val="24"/>
          <w:szCs w:val="24"/>
          <w:lang w:val="en-US"/>
        </w:rPr>
        <w:t xml:space="preserve">  NA</w:t>
      </w:r>
    </w:p>
    <w:p w14:paraId="00F47F18" w14:textId="77777777" w:rsidR="00ED5DC8" w:rsidRPr="00C80406" w:rsidRDefault="000A7DAD" w:rsidP="000A7DAD">
      <w:pPr>
        <w:pStyle w:val="ListParagraph"/>
        <w:ind w:left="0"/>
        <w:jc w:val="both"/>
        <w:rPr>
          <w:sz w:val="24"/>
          <w:szCs w:val="24"/>
          <w:lang w:val="en-US"/>
        </w:rPr>
      </w:pPr>
      <w:r w:rsidRPr="000A7DAD">
        <w:rPr>
          <w:b/>
          <w:sz w:val="24"/>
          <w:szCs w:val="24"/>
          <w:lang w:val="en-US"/>
        </w:rPr>
        <w:t>Illustrations in</w:t>
      </w:r>
      <w:r w:rsidR="002C278F">
        <w:rPr>
          <w:b/>
          <w:sz w:val="24"/>
          <w:szCs w:val="24"/>
          <w:lang w:val="en-US"/>
        </w:rPr>
        <w:t xml:space="preserve"> B/W</w:t>
      </w:r>
      <w:r>
        <w:rPr>
          <w:sz w:val="24"/>
          <w:szCs w:val="24"/>
          <w:lang w:val="en-US"/>
        </w:rPr>
        <w:t>:</w:t>
      </w:r>
      <w:r w:rsidR="00BE75CE">
        <w:rPr>
          <w:sz w:val="24"/>
          <w:szCs w:val="24"/>
          <w:lang w:val="en-US"/>
        </w:rPr>
        <w:t xml:space="preserve"> NA</w:t>
      </w:r>
    </w:p>
    <w:p w14:paraId="3EBC6D66" w14:textId="77777777" w:rsidR="00ED5DC8" w:rsidRPr="00C80406" w:rsidRDefault="000A7DAD" w:rsidP="000A7DAD">
      <w:pPr>
        <w:pStyle w:val="ListParagraph"/>
        <w:ind w:left="0"/>
        <w:jc w:val="both"/>
        <w:rPr>
          <w:sz w:val="24"/>
          <w:szCs w:val="24"/>
          <w:lang w:val="en-US"/>
        </w:rPr>
      </w:pPr>
      <w:r w:rsidRPr="000A7DAD">
        <w:rPr>
          <w:b/>
          <w:sz w:val="24"/>
          <w:szCs w:val="24"/>
          <w:lang w:val="en-US"/>
        </w:rPr>
        <w:t>Illustrations in Color</w:t>
      </w:r>
      <w:r>
        <w:rPr>
          <w:sz w:val="24"/>
          <w:szCs w:val="24"/>
          <w:lang w:val="en-US"/>
        </w:rPr>
        <w:t>:</w:t>
      </w:r>
      <w:r w:rsidR="00ED5DC8" w:rsidRPr="00C80406">
        <w:rPr>
          <w:sz w:val="24"/>
          <w:szCs w:val="24"/>
          <w:lang w:val="en-US"/>
        </w:rPr>
        <w:tab/>
      </w:r>
      <w:r w:rsidR="00BE75CE">
        <w:rPr>
          <w:sz w:val="24"/>
          <w:szCs w:val="24"/>
          <w:lang w:val="en-US"/>
        </w:rPr>
        <w:t xml:space="preserve"> NA</w:t>
      </w:r>
    </w:p>
    <w:p w14:paraId="5DBDA5F0" w14:textId="77777777" w:rsidR="004640D9" w:rsidRPr="00C80406" w:rsidRDefault="004640D9" w:rsidP="000A7DAD">
      <w:pPr>
        <w:pStyle w:val="ListParagraph"/>
        <w:ind w:left="0"/>
        <w:jc w:val="both"/>
        <w:rPr>
          <w:sz w:val="24"/>
          <w:szCs w:val="24"/>
          <w:lang w:val="en-US"/>
        </w:rPr>
      </w:pPr>
    </w:p>
    <w:p w14:paraId="4F93E338" w14:textId="77777777" w:rsidR="00ED5DC8" w:rsidRDefault="000A7DAD" w:rsidP="000A7DAD">
      <w:pPr>
        <w:pStyle w:val="ListParagraph"/>
        <w:ind w:left="0"/>
        <w:jc w:val="center"/>
        <w:rPr>
          <w:b/>
          <w:sz w:val="24"/>
          <w:szCs w:val="24"/>
          <w:lang w:val="en-US"/>
        </w:rPr>
      </w:pPr>
      <w:r w:rsidRPr="000A7DAD">
        <w:rPr>
          <w:b/>
          <w:sz w:val="24"/>
          <w:szCs w:val="24"/>
          <w:lang w:val="en-US"/>
        </w:rPr>
        <w:t>Table of Contents</w:t>
      </w:r>
    </w:p>
    <w:p w14:paraId="7780BEEC" w14:textId="77777777" w:rsidR="001F5DE9" w:rsidRPr="001F5DE9" w:rsidRDefault="001F5DE9" w:rsidP="001F5DE9">
      <w:pPr>
        <w:pStyle w:val="ListParagraph"/>
        <w:ind w:left="0"/>
        <w:rPr>
          <w:sz w:val="24"/>
          <w:szCs w:val="24"/>
          <w:lang w:val="en-US"/>
        </w:rPr>
      </w:pPr>
      <w:r>
        <w:rPr>
          <w:sz w:val="24"/>
          <w:szCs w:val="24"/>
          <w:lang w:val="en-US"/>
        </w:rPr>
        <w:t xml:space="preserve">Provide chapter </w:t>
      </w:r>
      <w:r w:rsidR="008E23DE">
        <w:rPr>
          <w:sz w:val="24"/>
          <w:szCs w:val="24"/>
          <w:lang w:val="en-US"/>
        </w:rPr>
        <w:t>(</w:t>
      </w:r>
      <w:r w:rsidR="00A22E67">
        <w:rPr>
          <w:sz w:val="24"/>
          <w:szCs w:val="24"/>
          <w:lang w:val="en-US"/>
        </w:rPr>
        <w:t>also</w:t>
      </w:r>
      <w:r w:rsidR="008E23DE">
        <w:rPr>
          <w:sz w:val="24"/>
          <w:szCs w:val="24"/>
          <w:lang w:val="en-US"/>
        </w:rPr>
        <w:t xml:space="preserve"> </w:t>
      </w:r>
      <w:r>
        <w:rPr>
          <w:sz w:val="24"/>
          <w:szCs w:val="24"/>
          <w:lang w:val="en-US"/>
        </w:rPr>
        <w:t>section</w:t>
      </w:r>
      <w:r w:rsidR="00A22E67">
        <w:rPr>
          <w:sz w:val="24"/>
          <w:szCs w:val="24"/>
          <w:lang w:val="en-US"/>
        </w:rPr>
        <w:t xml:space="preserve"> if known</w:t>
      </w:r>
      <w:r w:rsidR="008E23DE">
        <w:rPr>
          <w:sz w:val="24"/>
          <w:szCs w:val="24"/>
          <w:lang w:val="en-US"/>
        </w:rPr>
        <w:t>)</w:t>
      </w:r>
      <w:r>
        <w:rPr>
          <w:sz w:val="24"/>
          <w:szCs w:val="24"/>
          <w:lang w:val="en-US"/>
        </w:rPr>
        <w:t xml:space="preserve"> titles </w:t>
      </w:r>
      <w:r w:rsidR="008E23DE">
        <w:rPr>
          <w:sz w:val="24"/>
          <w:szCs w:val="24"/>
          <w:lang w:val="en-US"/>
        </w:rPr>
        <w:t>even if tentative at this stage and an Abstract for each chap</w:t>
      </w:r>
      <w:r w:rsidR="00CF11A7">
        <w:rPr>
          <w:sz w:val="24"/>
          <w:szCs w:val="24"/>
          <w:lang w:val="en-US"/>
        </w:rPr>
        <w:t>ter</w:t>
      </w:r>
      <w:r w:rsidR="008E23DE">
        <w:rPr>
          <w:sz w:val="24"/>
          <w:szCs w:val="24"/>
          <w:lang w:val="en-US"/>
        </w:rPr>
        <w:t xml:space="preserve"> (max. 200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0A7DAD" w:rsidRPr="00C200C0" w14:paraId="374DFBA5" w14:textId="77777777" w:rsidTr="003A35B6">
        <w:trPr>
          <w:trHeight w:val="4681"/>
        </w:trPr>
        <w:tc>
          <w:tcPr>
            <w:tcW w:w="9288" w:type="dxa"/>
          </w:tcPr>
          <w:p w14:paraId="63360719" w14:textId="1E3B9C54" w:rsidR="0070157D" w:rsidRDefault="0070157D" w:rsidP="0070157D">
            <w:pPr>
              <w:rPr>
                <w:rStyle w:val="s3"/>
              </w:rPr>
            </w:pPr>
          </w:p>
          <w:p w14:paraId="2ABB2FD6" w14:textId="77777777" w:rsidR="0070157D" w:rsidRDefault="0070157D" w:rsidP="0070157D">
            <w:pPr>
              <w:pStyle w:val="Heading2"/>
            </w:pPr>
            <w:commentRangeStart w:id="3"/>
            <w:r>
              <w:t>Chapter 1</w:t>
            </w:r>
            <w:commentRangeEnd w:id="3"/>
            <w:r w:rsidR="0044431B">
              <w:rPr>
                <w:rStyle w:val="CommentReference"/>
                <w:sz w:val="36"/>
                <w:szCs w:val="36"/>
              </w:rPr>
              <w:commentReference w:id="3"/>
            </w:r>
          </w:p>
          <w:p w14:paraId="6A26F1D7" w14:textId="77777777" w:rsidR="0070157D" w:rsidRDefault="0070157D" w:rsidP="0070157D">
            <w:pPr>
              <w:pStyle w:val="p3"/>
            </w:pPr>
          </w:p>
          <w:p w14:paraId="7318C1C9" w14:textId="77777777" w:rsidR="0070157D" w:rsidRDefault="0070157D" w:rsidP="0070157D">
            <w:pPr>
              <w:pStyle w:val="p4"/>
            </w:pPr>
            <w:r>
              <w:rPr>
                <w:b/>
                <w:bCs/>
              </w:rPr>
              <w:t>Introduction to Quantum Sensing</w:t>
            </w:r>
          </w:p>
          <w:p w14:paraId="7F0F0CBD" w14:textId="265059D3" w:rsidR="0070157D" w:rsidRDefault="0070157D" w:rsidP="001D1D5D">
            <w:pPr>
              <w:pStyle w:val="p1"/>
              <w:rPr>
                <w:rStyle w:val="s3"/>
              </w:rPr>
            </w:pPr>
            <w:r>
              <w:t xml:space="preserve">This chapter surveys the foundations of quantum sensing and metrology. It introduces how uniquely quantum effects—superposition, entanglement and quantum discreteness—can yield measurement performance beyond classical limits, e.g. achieving Heisenberg-limited sensitivity instead of the standard shot-noise limit. The text defines a quantum sensor broadly, discusses basic limits (standard-quantum-limit vs. Heisenberg limit) and highlights examples like </w:t>
            </w:r>
            <w:ins w:id="4" w:author="Francesco Pietro Massel" w:date="2026-01-23T15:31:00Z" w16du:dateUtc="2026-01-23T14:31:00Z">
              <w:r w:rsidR="00C57B02">
                <w:t xml:space="preserve">squeezing, </w:t>
              </w:r>
            </w:ins>
            <w:r>
              <w:t>spin-squeezing</w:t>
            </w:r>
            <w:ins w:id="5" w:author="Francesco Pietro Massel" w:date="2026-01-23T15:31:00Z" w16du:dateUtc="2026-01-23T14:31:00Z">
              <w:r w:rsidR="00C57B02">
                <w:t xml:space="preserve"> </w:t>
              </w:r>
            </w:ins>
            <w:del w:id="6" w:author="Francesco Pietro Massel" w:date="2026-01-23T15:31:00Z" w16du:dateUtc="2026-01-23T14:31:00Z">
              <w:r w:rsidDel="00C57B02">
                <w:delText xml:space="preserve"> </w:delText>
              </w:r>
            </w:del>
            <w:r>
              <w:t>or entangled-photon techniques used in state-of-the-art sensors. Various platforms are overviewed: solid-state spin systems, cold-atom magnetometers and interferometers, optomechanical devices, etc. The chapter also describes applications in biology, geology, and navigation, noting specific use-cases such as nanoscale magnetometry or inertial sensing. Finally it contrasts quantum vs. classical sensors, and emphasizes the importance of managing decoherence and noise (e.g. the trade-off between sensor responsivity and coherence time in sensitivity). The conclusion highlights how theory (metrological limits, decoherence modeling) is balanced with practical sensor examples (NV centers, atomic clocks, optomechanical setups) and surveys future directions like miniaturization, sensor networks and new sensing modalities.</w:t>
            </w:r>
          </w:p>
          <w:p w14:paraId="7F68AABD" w14:textId="48F84909" w:rsidR="0070157D" w:rsidDel="00C57B02" w:rsidRDefault="0070157D" w:rsidP="0070157D">
            <w:pPr>
              <w:pStyle w:val="Heading2"/>
              <w:rPr>
                <w:del w:id="7" w:author="Francesco Pietro Massel" w:date="2026-01-23T15:34:00Z" w16du:dateUtc="2026-01-23T14:34:00Z"/>
              </w:rPr>
            </w:pPr>
            <w:del w:id="8" w:author="Francesco Pietro Massel" w:date="2026-01-23T15:34:00Z" w16du:dateUtc="2026-01-23T14:34:00Z">
              <w:r w:rsidDel="00C57B02">
                <w:delText>Chapter 2</w:delText>
              </w:r>
            </w:del>
          </w:p>
          <w:p w14:paraId="6D6B0D11" w14:textId="7816AE71" w:rsidR="0070157D" w:rsidDel="00C57B02" w:rsidRDefault="0070157D" w:rsidP="0070157D">
            <w:pPr>
              <w:pStyle w:val="p3"/>
              <w:rPr>
                <w:del w:id="9" w:author="Francesco Pietro Massel" w:date="2026-01-23T15:34:00Z" w16du:dateUtc="2026-01-23T14:34:00Z"/>
              </w:rPr>
            </w:pPr>
          </w:p>
          <w:p w14:paraId="3EE1417B" w14:textId="3D006B0A" w:rsidR="0070157D" w:rsidDel="00C57B02" w:rsidRDefault="0070157D" w:rsidP="0070157D">
            <w:pPr>
              <w:pStyle w:val="p4"/>
              <w:rPr>
                <w:del w:id="10" w:author="Francesco Pietro Massel" w:date="2026-01-23T15:34:00Z" w16du:dateUtc="2026-01-23T14:34:00Z"/>
              </w:rPr>
            </w:pPr>
            <w:del w:id="11" w:author="Francesco Pietro Massel" w:date="2026-01-23T15:34:00Z" w16du:dateUtc="2026-01-23T14:34:00Z">
              <w:r w:rsidDel="00C57B02">
                <w:rPr>
                  <w:b/>
                  <w:bCs/>
                </w:rPr>
                <w:delText>Basic Mathematics for Quantum Sensing, perhaps appendix material</w:delText>
              </w:r>
            </w:del>
          </w:p>
          <w:p w14:paraId="0C807DD8" w14:textId="5359C66C" w:rsidR="0070157D" w:rsidDel="00C57B02" w:rsidRDefault="0070157D" w:rsidP="0070157D">
            <w:pPr>
              <w:pStyle w:val="p1"/>
              <w:rPr>
                <w:del w:id="12" w:author="Francesco Pietro Massel" w:date="2026-01-23T15:34:00Z" w16du:dateUtc="2026-01-23T14:34:00Z"/>
              </w:rPr>
            </w:pPr>
            <w:del w:id="13" w:author="Francesco Pietro Massel" w:date="2026-01-23T15:34:00Z" w16du:dateUtc="2026-01-23T14:34:00Z">
              <w:r w:rsidDel="00C57B02">
                <w:delText>This chapter provides a concise review of the linear-algebraic tools used throughout the book. It introduces vector and matrix notation (Dirac bra–ket and tensor conventions) and defines operations on state vectors, including inner and outer products and Hermitian conjugation. Essential matrix concepts such as addition, scalar multiplication, Hermitian and unitary operators are discussed along with how they act on vectors and preserve norms. The chapter develops eigenvalue problems and the spectral theorem, emphasizing how any Hermitian operator can be diagonalized (which underpins density matrices and quantum measurements). Tensor products and multi-qubit state spaces are introduced to describe composite systems and entangled states. Throughout, examples and simple exercises (for example Pauli matrices and Bell states) are used to illustrate ideas in the context of two-level quantum systems. This chapter ensures that students have the mathematical background—vector spaces, matrix decompositions, and the Dirac formalism—needed for later quantum theory and sensing applications.</w:delText>
              </w:r>
            </w:del>
          </w:p>
          <w:p w14:paraId="38688AE8" w14:textId="343488E9" w:rsidR="0070157D" w:rsidRDefault="00DE4817" w:rsidP="0070157D">
            <w:pPr>
              <w:rPr>
                <w:rStyle w:val="s3"/>
              </w:rPr>
            </w:pPr>
            <w:r>
              <w:rPr>
                <w:rStyle w:val="s3"/>
                <w:noProof/>
              </w:rPr>
              <w:pict w14:anchorId="743C8ACF">
                <v:rect id="_x0000_i1037" alt="" style="width:412.8pt;height:.05pt;mso-width-percent:0;mso-height-percent:0;mso-width-percent:0;mso-height-percent:0" o:hrpct="882" o:hralign="center" o:hrstd="t" o:hr="t" fillcolor="#a0a0a0" stroked="f"/>
              </w:pict>
            </w:r>
          </w:p>
          <w:p w14:paraId="1DA5AC0B" w14:textId="5180927B" w:rsidR="0070157D" w:rsidRDefault="0070157D" w:rsidP="0070157D">
            <w:pPr>
              <w:pStyle w:val="Heading2"/>
            </w:pPr>
            <w:r>
              <w:t xml:space="preserve">Chapter </w:t>
            </w:r>
            <w:r w:rsidR="001D1D5D">
              <w:t>2</w:t>
            </w:r>
          </w:p>
          <w:p w14:paraId="77C5D997" w14:textId="77777777" w:rsidR="0070157D" w:rsidRDefault="0070157D" w:rsidP="0070157D">
            <w:pPr>
              <w:pStyle w:val="p3"/>
            </w:pPr>
          </w:p>
          <w:p w14:paraId="7C396D83" w14:textId="3C02A81A" w:rsidR="0070157D" w:rsidRDefault="0070157D" w:rsidP="0070157D">
            <w:pPr>
              <w:pStyle w:val="p4"/>
            </w:pPr>
            <w:commentRangeStart w:id="14"/>
            <w:r>
              <w:rPr>
                <w:b/>
                <w:bCs/>
              </w:rPr>
              <w:t>Quantum Mechanics for Quantum Sensing</w:t>
            </w:r>
            <w:commentRangeEnd w:id="14"/>
            <w:r w:rsidR="00D02A60">
              <w:rPr>
                <w:rStyle w:val="CommentReference"/>
                <w:b/>
                <w:bCs/>
                <w:sz w:val="24"/>
                <w:szCs w:val="24"/>
              </w:rPr>
              <w:commentReference w:id="14"/>
            </w:r>
            <w:ins w:id="15" w:author="Francesco Pietro Massel" w:date="2026-01-23T15:33:00Z" w16du:dateUtc="2026-01-23T14:33:00Z">
              <w:r w:rsidR="00C57B02">
                <w:rPr>
                  <w:b/>
                  <w:bCs/>
                </w:rPr>
                <w:t xml:space="preserve"> </w:t>
              </w:r>
            </w:ins>
            <w:ins w:id="16" w:author="Francesco Pietro Massel" w:date="2026-01-23T15:37:00Z" w16du:dateUtc="2026-01-23T14:37:00Z">
              <w:r w:rsidR="00C57B02">
                <w:rPr>
                  <w:b/>
                  <w:bCs/>
                </w:rPr>
                <w:t xml:space="preserve">1 </w:t>
              </w:r>
            </w:ins>
            <w:ins w:id="17" w:author="Francesco Pietro Massel" w:date="2026-01-23T15:33:00Z" w16du:dateUtc="2026-01-23T14:33:00Z">
              <w:r w:rsidR="00C57B02">
                <w:rPr>
                  <w:b/>
                  <w:bCs/>
                </w:rPr>
                <w:t>(closed systems</w:t>
              </w:r>
            </w:ins>
            <w:ins w:id="18" w:author="Francesco Pietro Massel" w:date="2026-01-23T15:37:00Z" w16du:dateUtc="2026-01-23T14:37:00Z">
              <w:r w:rsidR="00C57B02">
                <w:rPr>
                  <w:b/>
                  <w:bCs/>
                </w:rPr>
                <w:t xml:space="preserve"> &amp; projective measurement</w:t>
              </w:r>
            </w:ins>
            <w:ins w:id="19" w:author="Francesco Pietro Massel" w:date="2026-01-23T15:33:00Z" w16du:dateUtc="2026-01-23T14:33:00Z">
              <w:r w:rsidR="00C57B02">
                <w:rPr>
                  <w:b/>
                  <w:bCs/>
                </w:rPr>
                <w:t>)</w:t>
              </w:r>
            </w:ins>
          </w:p>
          <w:p w14:paraId="2032D48B" w14:textId="0154C3A5" w:rsidR="0070157D" w:rsidRDefault="0070157D" w:rsidP="0070157D">
            <w:pPr>
              <w:pStyle w:val="p1"/>
            </w:pPr>
            <w:r>
              <w:t xml:space="preserve">Here we review the basic quantum mechanics needed for sensing. It begins with state descriptions (pure and mixed) and the density-operator formalism, showing how any pure state yields a projector and how measurement probabilities are computed from the density matrix. </w:t>
            </w:r>
            <w:ins w:id="20" w:author="Francesco Pietro Massel" w:date="2026-01-23T16:08:00Z" w16du:dateUtc="2026-01-23T15:08:00Z">
              <w:r w:rsidR="00E546DF">
                <w:t xml:space="preserve">The concept of projective measurement </w:t>
              </w:r>
            </w:ins>
            <w:del w:id="21" w:author="Francesco Pietro Massel" w:date="2026-01-23T16:08:00Z" w16du:dateUtc="2026-01-23T15:08:00Z">
              <w:r w:rsidDel="00E546DF">
                <w:delText xml:space="preserve">Quantum measurement theory </w:delText>
              </w:r>
            </w:del>
            <w:r>
              <w:t xml:space="preserve">is presented (projective measurements in the energy basis, Born-rule probabilities, and state collapse). The chapter then introduces common qubit operations via Hermitian and unitary operators (notably the Pauli matrices and simple 2×2 gates) and how they flip or phase-shift basis states. Time evolution is treated next: the Schrödinger equation and its formal unitary solution </w:t>
            </w:r>
            <w:del w:id="22" w:author="Francesco Pietro Massel" w:date="2026-01-23T16:07:00Z" w16du:dateUtc="2026-01-23T15:07:00Z">
              <w:r w:rsidDel="00E546DF">
                <w:rPr>
                  <w:rStyle w:val="s2"/>
                </w:rPr>
                <w:delText>U(t)=e^{-iHt/\hbar}</w:delText>
              </w:r>
            </w:del>
            <m:oMath>
              <m:r>
                <w:ins w:id="23" w:author="Francesco Pietro Massel" w:date="2026-01-23T16:07:00Z" w16du:dateUtc="2026-01-23T15:07:00Z">
                  <m:rPr>
                    <m:sty m:val="p"/>
                  </m:rPr>
                  <w:rPr>
                    <w:rStyle w:val="s2"/>
                    <w:rFonts w:ascii="Cambria Math" w:hAnsi="Cambria Math"/>
                  </w:rPr>
                  <m:t>U</m:t>
                </w:ins>
              </m:r>
              <m:d>
                <m:dPr>
                  <m:ctrlPr>
                    <w:ins w:id="24" w:author="Francesco Pietro Massel" w:date="2026-01-23T16:07:00Z" w16du:dateUtc="2026-01-23T15:07:00Z">
                      <w:rPr>
                        <w:rStyle w:val="s2"/>
                        <w:rFonts w:ascii="Cambria Math" w:hAnsi="Cambria Math"/>
                      </w:rPr>
                    </w:ins>
                  </m:ctrlPr>
                </m:dPr>
                <m:e>
                  <m:r>
                    <w:ins w:id="25" w:author="Francesco Pietro Massel" w:date="2026-01-23T16:07:00Z" w16du:dateUtc="2026-01-23T15:07:00Z">
                      <m:rPr>
                        <m:sty m:val="p"/>
                      </m:rPr>
                      <w:rPr>
                        <w:rStyle w:val="s2"/>
                        <w:rFonts w:ascii="Cambria Math" w:hAnsi="Cambria Math"/>
                      </w:rPr>
                      <m:t>t</m:t>
                    </w:ins>
                  </m:r>
                </m:e>
              </m:d>
              <m:r>
                <w:ins w:id="26" w:author="Francesco Pietro Massel" w:date="2026-01-23T16:07:00Z" w16du:dateUtc="2026-01-23T15:07:00Z">
                  <m:rPr>
                    <m:sty m:val="p"/>
                  </m:rPr>
                  <w:rPr>
                    <w:rStyle w:val="s2"/>
                    <w:rFonts w:ascii="Cambria Math" w:hAnsi="Cambria Math"/>
                  </w:rPr>
                  <m:t>=</m:t>
                </w:ins>
              </m:r>
              <m:sSup>
                <m:sSupPr>
                  <m:ctrlPr>
                    <w:ins w:id="27" w:author="Francesco Pietro Massel" w:date="2026-01-23T16:07:00Z" w16du:dateUtc="2026-01-23T15:07:00Z">
                      <w:rPr>
                        <w:rStyle w:val="s2"/>
                        <w:rFonts w:ascii="Cambria Math" w:hAnsi="Cambria Math"/>
                      </w:rPr>
                    </w:ins>
                  </m:ctrlPr>
                </m:sSupPr>
                <m:e>
                  <m:r>
                    <w:ins w:id="28" w:author="Francesco Pietro Massel" w:date="2026-01-23T16:07:00Z" w16du:dateUtc="2026-01-23T15:07:00Z">
                      <m:rPr>
                        <m:sty m:val="p"/>
                      </m:rPr>
                      <w:rPr>
                        <w:rStyle w:val="s2"/>
                        <w:rFonts w:ascii="Cambria Math" w:hAnsi="Cambria Math"/>
                      </w:rPr>
                      <m:t>e</m:t>
                    </w:ins>
                  </m:r>
                </m:e>
                <m:sup>
                  <m:r>
                    <w:ins w:id="29" w:author="Francesco Pietro Massel" w:date="2026-01-23T16:07:00Z" w16du:dateUtc="2026-01-23T15:07:00Z">
                      <m:rPr>
                        <m:sty m:val="p"/>
                      </m:rPr>
                      <w:rPr>
                        <w:rStyle w:val="s2"/>
                        <w:rFonts w:ascii="Cambria Math" w:hAnsi="Cambria Math"/>
                      </w:rPr>
                      <m:t>-iHt</m:t>
                    </w:ins>
                  </m:r>
                  <m:r>
                    <w:ins w:id="30" w:author="Francesco Pietro Massel" w:date="2026-01-23T16:07:00Z" w16du:dateUtc="2026-01-23T15:07:00Z">
                      <m:rPr>
                        <m:lit/>
                        <m:sty m:val="p"/>
                      </m:rPr>
                      <w:rPr>
                        <w:rStyle w:val="s2"/>
                        <w:rFonts w:ascii="Cambria Math" w:hAnsi="Cambria Math"/>
                      </w:rPr>
                      <m:t>/</m:t>
                    </w:ins>
                  </m:r>
                  <m:r>
                    <m:rPr>
                      <m:sty m:val="p"/>
                    </m:rPr>
                    <w:rPr>
                      <w:rStyle w:val="s2"/>
                      <w:rFonts w:ascii="Cambria Math" w:hAnsi="Cambria Math"/>
                    </w:rPr>
                    <m:t>ℏ</m:t>
                  </m:r>
                </m:sup>
              </m:sSup>
            </m:oMath>
            <w:r>
              <w:t xml:space="preserve"> are derived, and the role of Hermitian (energy) and unitary operators is emphasized. The Heisenberg and interaction pictures are briefly discussed. The chapter concludes with remarks on state preparation and common quantum gates (Hadamard, phase, etc.). Overall, the chapter consolidates the quantum formalism needed to model sensors as quantum systems.</w:t>
            </w:r>
          </w:p>
          <w:p w14:paraId="59108BF8" w14:textId="5E752C42" w:rsidR="0070157D" w:rsidRDefault="00DE4817" w:rsidP="0070157D">
            <w:pPr>
              <w:rPr>
                <w:rStyle w:val="s3"/>
              </w:rPr>
            </w:pPr>
            <w:r>
              <w:rPr>
                <w:rStyle w:val="s3"/>
                <w:noProof/>
              </w:rPr>
              <w:pict w14:anchorId="7BA50110">
                <v:rect id="_x0000_i1036" alt="" style="width:412.8pt;height:.05pt;mso-width-percent:0;mso-height-percent:0;mso-width-percent:0;mso-height-percent:0" o:hrpct="882" o:hralign="center" o:hrstd="t" o:hr="t" fillcolor="#a0a0a0" stroked="f"/>
              </w:pict>
            </w:r>
          </w:p>
          <w:p w14:paraId="1B706F0A" w14:textId="26DBD54C" w:rsidR="00C57B02" w:rsidRDefault="00C57B02" w:rsidP="00C57B02">
            <w:pPr>
              <w:pStyle w:val="Heading2"/>
              <w:rPr>
                <w:ins w:id="31" w:author="Francesco Pietro Massel" w:date="2026-01-23T15:35:00Z" w16du:dateUtc="2026-01-23T14:35:00Z"/>
              </w:rPr>
            </w:pPr>
            <w:ins w:id="32" w:author="Francesco Pietro Massel" w:date="2026-01-23T15:35:00Z" w16du:dateUtc="2026-01-23T14:35:00Z">
              <w:r>
                <w:lastRenderedPageBreak/>
                <w:t xml:space="preserve">Chapter </w:t>
              </w:r>
            </w:ins>
            <w:ins w:id="33" w:author="Francesco Pietro Massel" w:date="2026-01-23T15:37:00Z" w16du:dateUtc="2026-01-23T14:37:00Z">
              <w:r>
                <w:t>3</w:t>
              </w:r>
            </w:ins>
          </w:p>
          <w:p w14:paraId="43608FDA" w14:textId="77777777" w:rsidR="00C57B02" w:rsidRDefault="00C57B02" w:rsidP="00C57B02">
            <w:pPr>
              <w:pStyle w:val="p3"/>
              <w:rPr>
                <w:ins w:id="34" w:author="Francesco Pietro Massel" w:date="2026-01-23T15:35:00Z" w16du:dateUtc="2026-01-23T14:35:00Z"/>
              </w:rPr>
            </w:pPr>
          </w:p>
          <w:p w14:paraId="6A7B7808" w14:textId="4AC20F85" w:rsidR="00C57B02" w:rsidRDefault="00C57B02" w:rsidP="00C57B02">
            <w:pPr>
              <w:pStyle w:val="p4"/>
              <w:rPr>
                <w:ins w:id="35" w:author="Francesco Pietro Massel" w:date="2026-01-23T15:35:00Z" w16du:dateUtc="2026-01-23T14:35:00Z"/>
              </w:rPr>
            </w:pPr>
            <w:commentRangeStart w:id="36"/>
            <w:ins w:id="37" w:author="Francesco Pietro Massel" w:date="2026-01-23T15:35:00Z" w16du:dateUtc="2026-01-23T14:35:00Z">
              <w:r>
                <w:rPr>
                  <w:b/>
                  <w:bCs/>
                </w:rPr>
                <w:t>Quantum Mechanics for Quantum Sensing</w:t>
              </w:r>
              <w:commentRangeEnd w:id="36"/>
              <w:r>
                <w:rPr>
                  <w:rStyle w:val="CommentReference"/>
                  <w:b/>
                  <w:bCs/>
                  <w:sz w:val="24"/>
                  <w:szCs w:val="24"/>
                </w:rPr>
                <w:commentReference w:id="36"/>
              </w:r>
              <w:r>
                <w:rPr>
                  <w:b/>
                  <w:bCs/>
                </w:rPr>
                <w:t xml:space="preserve"> </w:t>
              </w:r>
            </w:ins>
            <w:ins w:id="38" w:author="Francesco Pietro Massel" w:date="2026-01-23T15:37:00Z" w16du:dateUtc="2026-01-23T14:37:00Z">
              <w:r>
                <w:rPr>
                  <w:b/>
                  <w:bCs/>
                </w:rPr>
                <w:t xml:space="preserve">2 </w:t>
              </w:r>
            </w:ins>
            <w:ins w:id="39" w:author="Francesco Pietro Massel" w:date="2026-01-23T15:35:00Z" w16du:dateUtc="2026-01-23T14:35:00Z">
              <w:r>
                <w:rPr>
                  <w:b/>
                  <w:bCs/>
                </w:rPr>
                <w:t>(</w:t>
              </w:r>
            </w:ins>
            <w:ins w:id="40" w:author="Francesco Pietro Massel" w:date="2026-01-23T15:37:00Z" w16du:dateUtc="2026-01-23T14:37:00Z">
              <w:r>
                <w:rPr>
                  <w:b/>
                  <w:bCs/>
                </w:rPr>
                <w:t>open q</w:t>
              </w:r>
            </w:ins>
            <w:ins w:id="41" w:author="Francesco Pietro Massel" w:date="2026-01-23T15:35:00Z" w16du:dateUtc="2026-01-23T14:35:00Z">
              <w:r>
                <w:rPr>
                  <w:b/>
                  <w:bCs/>
                </w:rPr>
                <w:t xml:space="preserve"> systems</w:t>
              </w:r>
            </w:ins>
            <w:ins w:id="42" w:author="Francesco Pietro Massel" w:date="2026-01-23T15:37:00Z" w16du:dateUtc="2026-01-23T14:37:00Z">
              <w:r>
                <w:rPr>
                  <w:b/>
                  <w:bCs/>
                </w:rPr>
                <w:t xml:space="preserve"> and generalized measurement</w:t>
              </w:r>
            </w:ins>
            <w:ins w:id="43" w:author="Francesco Pietro Massel" w:date="2026-01-23T15:35:00Z" w16du:dateUtc="2026-01-23T14:35:00Z">
              <w:r>
                <w:rPr>
                  <w:b/>
                  <w:bCs/>
                </w:rPr>
                <w:t>)</w:t>
              </w:r>
            </w:ins>
          </w:p>
          <w:p w14:paraId="670035F8" w14:textId="3C9ABEDE" w:rsidR="00C57B02" w:rsidRDefault="00C57B02" w:rsidP="00C447E4">
            <w:pPr>
              <w:pStyle w:val="p1"/>
              <w:rPr>
                <w:ins w:id="44" w:author="Francesco Pietro Massel" w:date="2026-01-23T16:00:00Z" w16du:dateUtc="2026-01-23T15:00:00Z"/>
              </w:rPr>
            </w:pPr>
            <w:ins w:id="45" w:author="Francesco Pietro Massel" w:date="2026-01-23T15:35:00Z" w16du:dateUtc="2026-01-23T14:35:00Z">
              <w:r>
                <w:t xml:space="preserve">Here </w:t>
              </w:r>
            </w:ins>
            <w:ins w:id="46" w:author="Francesco Pietro Massel" w:date="2026-01-23T15:39:00Z" w16du:dateUtc="2026-01-23T14:39:00Z">
              <w:r>
                <w:t>we d</w:t>
              </w:r>
            </w:ins>
            <w:ins w:id="47" w:author="Francesco Pietro Massel" w:date="2026-01-23T15:40:00Z" w16du:dateUtc="2026-01-23T14:40:00Z">
              <w:r>
                <w:t>evelop the quantum dynamics background beyond unitary dynamics and projective measurements</w:t>
              </w:r>
            </w:ins>
            <w:ins w:id="48" w:author="Francesco Pietro Massel" w:date="2026-01-23T15:47:00Z" w16du:dateUtc="2026-01-23T14:47:00Z">
              <w:r w:rsidR="00C447E4">
                <w:t>, introducing</w:t>
              </w:r>
            </w:ins>
            <w:ins w:id="49" w:author="Francesco Pietro Massel" w:date="2026-01-23T15:40:00Z" w16du:dateUtc="2026-01-23T14:40:00Z">
              <w:r>
                <w:t xml:space="preserve"> </w:t>
              </w:r>
            </w:ins>
            <w:ins w:id="50" w:author="Francesco Pietro Massel" w:date="2026-01-23T15:48:00Z" w16du:dateUtc="2026-01-23T14:48:00Z">
              <w:r w:rsidR="00C447E4">
                <w:t>several important concepts (operations, POVMs, effects)</w:t>
              </w:r>
            </w:ins>
            <w:ins w:id="51" w:author="Francesco Pietro Massel" w:date="2026-01-23T15:47:00Z" w16du:dateUtc="2026-01-23T14:47:00Z">
              <w:r w:rsidR="00C447E4">
                <w:t xml:space="preserve"> and</w:t>
              </w:r>
            </w:ins>
            <w:ins w:id="52" w:author="Francesco Pietro Massel" w:date="2026-01-23T15:41:00Z" w16du:dateUtc="2026-01-23T14:41:00Z">
              <w:r w:rsidR="00C447E4">
                <w:t xml:space="preserve"> showing how realistic </w:t>
              </w:r>
            </w:ins>
            <w:ins w:id="53" w:author="Francesco Pietro Massel" w:date="2026-01-23T15:42:00Z" w16du:dateUtc="2026-01-23T14:42:00Z">
              <w:r w:rsidR="00C447E4">
                <w:t>detectors are modeled beyond ideal projectors and how a POVM can be mapped to a projective measurement on an enlarged space (Naimark’s dilation theorem)</w:t>
              </w:r>
            </w:ins>
            <w:ins w:id="54" w:author="Francesco Pietro Massel" w:date="2026-01-23T15:43:00Z" w16du:dateUtc="2026-01-23T14:43:00Z">
              <w:r w:rsidR="00C447E4">
                <w:t xml:space="preserve">. We then discuss a general classification of measurements (type I vs type II, </w:t>
              </w:r>
            </w:ins>
            <w:ins w:id="55" w:author="Francesco Pietro Massel" w:date="2026-01-23T15:48:00Z" w16du:dateUtc="2026-01-23T14:48:00Z">
              <w:r w:rsidR="00C447E4">
                <w:t>efficient,</w:t>
              </w:r>
            </w:ins>
            <w:ins w:id="56" w:author="Francesco Pietro Massel" w:date="2026-01-23T15:49:00Z" w16du:dateUtc="2026-01-23T14:49:00Z">
              <w:r w:rsidR="00C447E4">
                <w:t xml:space="preserve"> complete, sharp, backaction-evading, weak, etc.</w:t>
              </w:r>
            </w:ins>
            <w:ins w:id="57" w:author="Francesco Pietro Massel" w:date="2026-01-23T15:43:00Z" w16du:dateUtc="2026-01-23T14:43:00Z">
              <w:r w:rsidR="00C447E4">
                <w:t>)</w:t>
              </w:r>
            </w:ins>
            <w:ins w:id="58" w:author="Francesco Pietro Massel" w:date="2026-01-23T15:49:00Z" w16du:dateUtc="2026-01-23T14:49:00Z">
              <w:r w:rsidR="00C447E4">
                <w:t xml:space="preserve">. We </w:t>
              </w:r>
            </w:ins>
            <w:ins w:id="59" w:author="Francesco Pietro Massel" w:date="2026-01-23T15:50:00Z" w16du:dateUtc="2026-01-23T14:50:00Z">
              <w:r w:rsidR="00C447E4">
                <w:t xml:space="preserve">then present </w:t>
              </w:r>
            </w:ins>
            <w:ins w:id="60" w:author="Francesco Pietro Massel" w:date="2026-01-23T16:09:00Z" w16du:dateUtc="2026-01-23T15:09:00Z">
              <w:r w:rsidR="00E546DF">
                <w:t xml:space="preserve">some examples of </w:t>
              </w:r>
            </w:ins>
            <w:ins w:id="61" w:author="Francesco Pietro Massel" w:date="2026-01-23T15:50:00Z" w16du:dateUtc="2026-01-23T14:50:00Z">
              <w:r w:rsidR="00C447E4">
                <w:t xml:space="preserve">concrete </w:t>
              </w:r>
            </w:ins>
            <w:ins w:id="62" w:author="Francesco Pietro Massel" w:date="2026-01-23T16:09:00Z" w16du:dateUtc="2026-01-23T15:09:00Z">
              <w:r w:rsidR="00E546DF">
                <w:t>measurement</w:t>
              </w:r>
            </w:ins>
            <w:ins w:id="63" w:author="Francesco Pietro Massel" w:date="2026-01-23T15:50:00Z" w16du:dateUtc="2026-01-23T14:50:00Z">
              <w:r w:rsidR="00C447E4">
                <w:t xml:space="preserve"> setups: photodetection, homodyne detection, etc. </w:t>
              </w:r>
            </w:ins>
          </w:p>
          <w:p w14:paraId="7D76D48E" w14:textId="5740F18A" w:rsidR="003E7348" w:rsidRDefault="00DE4817" w:rsidP="00C447E4">
            <w:pPr>
              <w:pStyle w:val="p1"/>
              <w:rPr>
                <w:ins w:id="64" w:author="Francesco Pietro Massel" w:date="2026-01-23T15:59:00Z" w16du:dateUtc="2026-01-23T14:59:00Z"/>
              </w:rPr>
            </w:pPr>
            <w:ins w:id="65" w:author="Francesco Pietro Massel" w:date="2026-01-23T16:00:00Z" w16du:dateUtc="2026-01-23T15:00:00Z">
              <w:r>
                <w:rPr>
                  <w:rStyle w:val="s3"/>
                  <w:noProof/>
                </w:rPr>
                <w:pict w14:anchorId="7F04FC26">
                  <v:rect id="_x0000_i1035" alt="" style="width:412.8pt;height:.05pt;mso-width-percent:0;mso-height-percent:0;mso-width-percent:0;mso-height-percent:0" o:hrpct="882" o:hralign="center" o:hrstd="t" o:hr="t" fillcolor="#a0a0a0" stroked="f"/>
                </w:pict>
              </w:r>
            </w:ins>
          </w:p>
          <w:p w14:paraId="6A0AC719" w14:textId="77777777" w:rsidR="003E7348" w:rsidRDefault="003E7348" w:rsidP="003E7348">
            <w:pPr>
              <w:pStyle w:val="Heading2"/>
              <w:rPr>
                <w:ins w:id="66" w:author="Francesco Pietro Massel" w:date="2026-01-23T16:00:00Z" w16du:dateUtc="2026-01-23T15:00:00Z"/>
              </w:rPr>
            </w:pPr>
            <w:ins w:id="67" w:author="Francesco Pietro Massel" w:date="2026-01-23T16:00:00Z" w16du:dateUtc="2026-01-23T15:00:00Z">
              <w:r>
                <w:t>Chapter 4</w:t>
              </w:r>
            </w:ins>
          </w:p>
          <w:p w14:paraId="3A84F1DC" w14:textId="77777777" w:rsidR="003E7348" w:rsidRDefault="003E7348" w:rsidP="003E7348">
            <w:pPr>
              <w:pStyle w:val="p4"/>
              <w:rPr>
                <w:ins w:id="68" w:author="Francesco Pietro Massel" w:date="2026-01-23T16:00:00Z" w16du:dateUtc="2026-01-23T15:00:00Z"/>
              </w:rPr>
            </w:pPr>
            <w:commentRangeStart w:id="69"/>
            <w:ins w:id="70" w:author="Francesco Pietro Massel" w:date="2026-01-23T16:00:00Z" w16du:dateUtc="2026-01-23T15:00:00Z">
              <w:r>
                <w:rPr>
                  <w:b/>
                  <w:bCs/>
                </w:rPr>
                <w:t>Noise and Decoherence</w:t>
              </w:r>
              <w:commentRangeEnd w:id="69"/>
              <w:r>
                <w:rPr>
                  <w:rStyle w:val="CommentReference"/>
                  <w:sz w:val="24"/>
                  <w:szCs w:val="24"/>
                </w:rPr>
                <w:commentReference w:id="69"/>
              </w:r>
            </w:ins>
          </w:p>
          <w:p w14:paraId="3F7089B7" w14:textId="16F01D92" w:rsidR="003E7348" w:rsidRDefault="003E7348" w:rsidP="00C447E4">
            <w:pPr>
              <w:pStyle w:val="p1"/>
              <w:rPr>
                <w:ins w:id="71" w:author="Francesco Pietro Massel" w:date="2026-01-23T16:00:00Z" w16du:dateUtc="2026-01-23T15:00:00Z"/>
              </w:rPr>
            </w:pPr>
            <w:ins w:id="72" w:author="Francesco Pietro Massel" w:date="2026-01-23T16:00:00Z" w16du:dateUtc="2026-01-23T15:00:00Z">
              <w:r>
                <w:t>This chapter addresses the inevitable interaction of quantum sensors with their environment and the resulting noise processes. Building on the formalism developed in the previous chapter, it introduces open-system models and the Lindblad master equation for Markovian decoherence, explaining relaxation and dephasing mechanisms. Typical noise sources—magnetic background fluctuations, Johnson noise, phonons—are discussed in terms of how they enter Lindblad operators. The chapter shows how decoherence limits sensor performance by reducing coherence time and sensitivity, and briefly reviews methods to characterize noise such as spin-echo sequences. Overall, the chapter equips the reader with tools to model realistic sensors and predict noise-limited performance.</w:t>
              </w:r>
            </w:ins>
          </w:p>
          <w:p w14:paraId="59452168" w14:textId="72C30A56" w:rsidR="003E7348" w:rsidRDefault="00DE4817">
            <w:pPr>
              <w:pStyle w:val="p1"/>
              <w:rPr>
                <w:ins w:id="73" w:author="Francesco Pietro Massel" w:date="2026-01-23T15:35:00Z" w16du:dateUtc="2026-01-23T14:35:00Z"/>
              </w:rPr>
              <w:pPrChange w:id="74" w:author="Francesco Pietro Massel" w:date="2026-01-23T15:50:00Z" w16du:dateUtc="2026-01-23T14:50:00Z">
                <w:pPr>
                  <w:pStyle w:val="Heading2"/>
                </w:pPr>
              </w:pPrChange>
            </w:pPr>
            <w:ins w:id="75" w:author="Francesco Pietro Massel" w:date="2026-01-23T15:59:00Z" w16du:dateUtc="2026-01-23T14:59:00Z">
              <w:r>
                <w:rPr>
                  <w:rStyle w:val="s3"/>
                  <w:noProof/>
                </w:rPr>
                <w:pict w14:anchorId="5261E8A4">
                  <v:rect id="_x0000_i1034" alt="" style="width:412.8pt;height:.05pt;mso-width-percent:0;mso-height-percent:0;mso-width-percent:0;mso-height-percent:0" o:hrpct="882" o:hralign="center" o:hrstd="t" o:hr="t" fillcolor="#a0a0a0" stroked="f"/>
                </w:pict>
              </w:r>
            </w:ins>
          </w:p>
          <w:p w14:paraId="6A3680C5" w14:textId="77777777" w:rsidR="00E546DF" w:rsidRDefault="00E546DF" w:rsidP="00E546DF">
            <w:pPr>
              <w:pStyle w:val="Heading2"/>
              <w:rPr>
                <w:ins w:id="76" w:author="Francesco Pietro Massel" w:date="2026-01-23T16:06:00Z" w16du:dateUtc="2026-01-23T15:06:00Z"/>
              </w:rPr>
            </w:pPr>
            <w:ins w:id="77" w:author="Francesco Pietro Massel" w:date="2026-01-23T16:06:00Z" w16du:dateUtc="2026-01-23T15:06:00Z">
              <w:r>
                <w:t>Chapter 5</w:t>
              </w:r>
            </w:ins>
          </w:p>
          <w:p w14:paraId="47F6E82C" w14:textId="77777777" w:rsidR="00E546DF" w:rsidRDefault="00E546DF" w:rsidP="00E546DF">
            <w:pPr>
              <w:pStyle w:val="p4"/>
              <w:rPr>
                <w:ins w:id="78" w:author="Francesco Pietro Massel" w:date="2026-01-23T16:06:00Z" w16du:dateUtc="2026-01-23T15:06:00Z"/>
              </w:rPr>
            </w:pPr>
            <w:ins w:id="79" w:author="Francesco Pietro Massel" w:date="2026-01-23T16:06:00Z" w16du:dateUtc="2026-01-23T15:06:00Z">
              <w:r>
                <w:rPr>
                  <w:b/>
                  <w:bCs/>
                </w:rPr>
                <w:t>Estimation Theories</w:t>
              </w:r>
            </w:ins>
          </w:p>
          <w:p w14:paraId="6635BB52" w14:textId="22988BED" w:rsidR="00E546DF" w:rsidRDefault="00E546DF" w:rsidP="00E546DF">
            <w:pPr>
              <w:pStyle w:val="p1"/>
              <w:rPr>
                <w:ins w:id="80" w:author="Francesco Pietro Massel" w:date="2026-01-23T16:17:00Z" w16du:dateUtc="2026-01-23T15:17:00Z"/>
              </w:rPr>
            </w:pPr>
            <w:ins w:id="81" w:author="Francesco Pietro Massel" w:date="2026-01-23T16:06:00Z" w16du:dateUtc="2026-01-23T15:06:00Z">
              <w:r>
                <w:t xml:space="preserve">This chapter develops the statistical theory underlying precision measurement. It begins with classical estimation theory, introducing Fisher information and the Cramér–Rao bound. It then moves to quantum estimation theory, defining the Quantum Fisher Information and the symmetric logarithmic derivative, and deriving the Quantum Cramér–Rao bound. Multi-parameter estimation is discussed via the Quantum Fisher Information Matrix and issues of parameter compatibility. Examples link theory to sensing, such as Ramsey magnetometry with GHZ states showing Heisenberg-limit scaling. The impact of decoherence on estimation precision is analyzed, showing restoration of </w:t>
              </w:r>
            </w:ins>
            <m:oMath>
              <m:r>
                <w:ins w:id="82" w:author="Francesco Pietro Massel" w:date="2026-01-23T16:07:00Z" w16du:dateUtc="2026-01-23T15:07:00Z">
                  <w:rPr>
                    <w:rFonts w:ascii="Cambria Math" w:hAnsi="Cambria Math"/>
                  </w:rPr>
                  <m:t>1</m:t>
                </w:ins>
              </m:r>
              <m:r>
                <w:ins w:id="83" w:author="Francesco Pietro Massel" w:date="2026-01-23T16:07:00Z" w16du:dateUtc="2026-01-23T15:07:00Z">
                  <m:rPr>
                    <m:lit/>
                  </m:rPr>
                  <w:rPr>
                    <w:rFonts w:ascii="Cambria Math" w:hAnsi="Cambria Math"/>
                  </w:rPr>
                  <m:t>/</m:t>
                </w:ins>
              </m:r>
              <m:rad>
                <m:radPr>
                  <m:degHide m:val="1"/>
                  <m:ctrlPr>
                    <w:rPr>
                      <w:rFonts w:ascii="Cambria Math" w:hAnsi="Cambria Math"/>
                    </w:rPr>
                  </m:ctrlPr>
                </m:radPr>
                <m:deg>
                  <m:ctrlPr>
                    <w:rPr>
                      <w:rFonts w:ascii="Cambria Math" w:hAnsi="Cambria Math"/>
                      <w:i/>
                    </w:rPr>
                  </m:ctrlPr>
                </m:deg>
                <m:e>
                  <m:r>
                    <w:ins w:id="84" w:author="Francesco Pietro Massel" w:date="2026-01-23T16:07:00Z" w16du:dateUtc="2026-01-23T15:07:00Z">
                      <w:rPr>
                        <w:rFonts w:ascii="Cambria Math" w:hAnsi="Cambria Math"/>
                      </w:rPr>
                      <m:t>N</m:t>
                    </w:ins>
                  </m:r>
                </m:e>
              </m:rad>
            </m:oMath>
            <w:ins w:id="85" w:author="Francesco Pietro Massel" w:date="2026-01-23T16:06:00Z" w16du:dateUtc="2026-01-23T15:06:00Z">
              <w:r>
                <w:t xml:space="preserve"> scaling under noise. Numerical examples and pseudocode are included. The chapter provides the core estimation-theoretic tools for quantum sensing.</w:t>
              </w:r>
            </w:ins>
          </w:p>
          <w:p w14:paraId="1232733E" w14:textId="4F03B28A" w:rsidR="002B0074" w:rsidRDefault="00DE4817" w:rsidP="002B0074">
            <w:pPr>
              <w:pStyle w:val="Heading2"/>
              <w:rPr>
                <w:ins w:id="86" w:author="Francesco Pietro Massel" w:date="2026-01-23T16:18:00Z" w16du:dateUtc="2026-01-23T15:18:00Z"/>
              </w:rPr>
            </w:pPr>
            <w:ins w:id="87" w:author="Francesco Pietro Massel" w:date="2026-01-23T16:18:00Z" w16du:dateUtc="2026-01-23T15:18:00Z">
              <w:r>
                <w:rPr>
                  <w:rStyle w:val="s3"/>
                  <w:noProof/>
                </w:rPr>
                <w:lastRenderedPageBreak/>
                <w:pict w14:anchorId="4B20CA9D">
                  <v:rect id="_x0000_i1033" alt="" style="width:412.8pt;height:.05pt;mso-width-percent:0;mso-height-percent:0;mso-width-percent:0;mso-height-percent:0" o:hrpct="882" o:hralign="center" o:hrstd="t" o:hr="t" fillcolor="#a0a0a0" stroked="f"/>
                </w:pict>
              </w:r>
            </w:ins>
          </w:p>
          <w:p w14:paraId="36441C3C" w14:textId="1D138DC5" w:rsidR="002B0074" w:rsidRDefault="002B0074" w:rsidP="002B0074">
            <w:pPr>
              <w:pStyle w:val="Heading2"/>
              <w:rPr>
                <w:ins w:id="88" w:author="Francesco Pietro Massel" w:date="2026-01-23T16:17:00Z" w16du:dateUtc="2026-01-23T15:17:00Z"/>
              </w:rPr>
            </w:pPr>
            <w:ins w:id="89" w:author="Francesco Pietro Massel" w:date="2026-01-23T16:17:00Z" w16du:dateUtc="2026-01-23T15:17:00Z">
              <w:r>
                <w:t>Chapter 6</w:t>
              </w:r>
            </w:ins>
          </w:p>
          <w:p w14:paraId="6DFBEB35" w14:textId="77777777" w:rsidR="002B0074" w:rsidRDefault="002B0074" w:rsidP="002B0074">
            <w:pPr>
              <w:pStyle w:val="p4"/>
              <w:rPr>
                <w:ins w:id="90" w:author="Francesco Pietro Massel" w:date="2026-01-23T16:17:00Z" w16du:dateUtc="2026-01-23T15:17:00Z"/>
              </w:rPr>
            </w:pPr>
            <w:ins w:id="91" w:author="Francesco Pietro Massel" w:date="2026-01-23T16:17:00Z" w16du:dateUtc="2026-01-23T15:17:00Z">
              <w:r>
                <w:rPr>
                  <w:b/>
                  <w:bCs/>
                </w:rPr>
                <w:t>Quantum Control and Error Mitigation in Sensors</w:t>
              </w:r>
            </w:ins>
          </w:p>
          <w:p w14:paraId="747B400B" w14:textId="77777777" w:rsidR="002B0074" w:rsidRDefault="002B0074" w:rsidP="002B0074">
            <w:pPr>
              <w:pStyle w:val="p1"/>
              <w:rPr>
                <w:ins w:id="92" w:author="Francesco Pietro Massel" w:date="2026-01-23T16:17:00Z" w16du:dateUtc="2026-01-23T15:17:00Z"/>
              </w:rPr>
            </w:pPr>
            <w:ins w:id="93" w:author="Francesco Pietro Massel" w:date="2026-01-23T16:17:00Z" w16du:dateUtc="2026-01-23T15:17:00Z">
              <w:r>
                <w:t>This chapter covers techniques for actively preserving coherence and suppressing noise in quantum sensors, including dynamical decoupling, composite pulse sequences, and simple error-correcting protocols. These methods deepen the treatment of decoherence and show how control techniques can extend sensor coherence times in practice.</w:t>
              </w:r>
            </w:ins>
          </w:p>
          <w:p w14:paraId="483BFA10" w14:textId="28D918D4" w:rsidR="00E546DF" w:rsidRDefault="00DE4817" w:rsidP="0070157D">
            <w:pPr>
              <w:pStyle w:val="Heading2"/>
              <w:rPr>
                <w:ins w:id="94" w:author="Francesco Pietro Massel" w:date="2026-01-23T16:06:00Z" w16du:dateUtc="2026-01-23T15:06:00Z"/>
              </w:rPr>
            </w:pPr>
            <w:ins w:id="95" w:author="Francesco Pietro Massel" w:date="2026-01-23T16:06:00Z" w16du:dateUtc="2026-01-23T15:06:00Z">
              <w:r>
                <w:rPr>
                  <w:rStyle w:val="s3"/>
                  <w:noProof/>
                </w:rPr>
                <w:pict w14:anchorId="39E5326D">
                  <v:rect id="_x0000_i1032" alt="" style="width:412.8pt;height:.05pt;mso-width-percent:0;mso-height-percent:0;mso-width-percent:0;mso-height-percent:0" o:hrpct="882" o:hralign="center" o:hrstd="t" o:hr="t" fillcolor="#a0a0a0" stroked="f"/>
                </w:pict>
              </w:r>
            </w:ins>
          </w:p>
          <w:p w14:paraId="6AD6A120" w14:textId="5D345488" w:rsidR="0070157D" w:rsidRDefault="0070157D" w:rsidP="0070157D">
            <w:pPr>
              <w:pStyle w:val="Heading2"/>
            </w:pPr>
            <w:r>
              <w:t xml:space="preserve">Chapter </w:t>
            </w:r>
            <w:ins w:id="96" w:author="Francesco Pietro Massel" w:date="2026-01-23T16:17:00Z" w16du:dateUtc="2026-01-23T15:17:00Z">
              <w:r w:rsidR="002B0074">
                <w:t>7</w:t>
              </w:r>
            </w:ins>
            <w:del w:id="97" w:author="Francesco Pietro Massel" w:date="2026-01-23T15:59:00Z" w16du:dateUtc="2026-01-23T14:59:00Z">
              <w:r w:rsidDel="003E7348">
                <w:delText>4</w:delText>
              </w:r>
            </w:del>
          </w:p>
          <w:p w14:paraId="46F04861" w14:textId="31F570C3" w:rsidR="0070157D" w:rsidDel="00C447E4" w:rsidRDefault="0070157D" w:rsidP="0070157D">
            <w:pPr>
              <w:pStyle w:val="p3"/>
              <w:rPr>
                <w:del w:id="98" w:author="Francesco Pietro Massel" w:date="2026-01-23T15:50:00Z" w16du:dateUtc="2026-01-23T14:50:00Z"/>
              </w:rPr>
            </w:pPr>
          </w:p>
          <w:p w14:paraId="0B157F8B" w14:textId="79242920" w:rsidR="0070157D" w:rsidRDefault="0070157D" w:rsidP="0070157D">
            <w:pPr>
              <w:pStyle w:val="p4"/>
            </w:pPr>
            <w:commentRangeStart w:id="99"/>
            <w:r>
              <w:rPr>
                <w:b/>
                <w:bCs/>
              </w:rPr>
              <w:t>Quantum Sensing Devices</w:t>
            </w:r>
            <w:commentRangeEnd w:id="99"/>
            <w:r w:rsidR="009E7073">
              <w:rPr>
                <w:rStyle w:val="CommentReference"/>
                <w:b/>
                <w:bCs/>
                <w:sz w:val="24"/>
                <w:szCs w:val="24"/>
              </w:rPr>
              <w:commentReference w:id="99"/>
            </w:r>
            <w:ins w:id="100" w:author="Francesco Pietro Massel" w:date="2026-01-23T16:37:00Z" w16du:dateUtc="2026-01-23T15:37:00Z">
              <w:r w:rsidR="00090CA3">
                <w:rPr>
                  <w:b/>
                  <w:bCs/>
                </w:rPr>
                <w:t xml:space="preserve">: electromagnetic field </w:t>
              </w:r>
            </w:ins>
            <w:ins w:id="101" w:author="Francesco Pietro Massel" w:date="2026-01-23T16:39:00Z" w16du:dateUtc="2026-01-23T15:39:00Z">
              <w:r w:rsidR="00090CA3">
                <w:rPr>
                  <w:b/>
                  <w:bCs/>
                </w:rPr>
                <w:t>sensors</w:t>
              </w:r>
            </w:ins>
          </w:p>
          <w:p w14:paraId="6C538AC3" w14:textId="5C1CF2B9" w:rsidR="00090CA3" w:rsidRDefault="00090CA3" w:rsidP="0070157D">
            <w:pPr>
              <w:pStyle w:val="p1"/>
              <w:rPr>
                <w:ins w:id="102" w:author="Francesco Pietro Massel" w:date="2026-01-23T16:37:00Z" w16du:dateUtc="2026-01-23T15:37:00Z"/>
              </w:rPr>
            </w:pPr>
            <w:ins w:id="103" w:author="Francesco Pietro Massel" w:date="2026-01-23T16:37:00Z" w16du:dateUtc="2026-01-23T15:37:00Z">
              <w:r w:rsidRPr="00090CA3">
                <w:t>This chapter surveys platforms and protocols that measure electric and magnetic fields from DC to optical frequencies. It covers solid-state defect spins (e.g., NV centers) and alkali vapor cells for magnetometry, SQUIDs and Josephson devices for ultra-sensitive flux detection, and superconducting qubits/resonators and parametric amplifiers for microwave sensing. Rydberg-atom electrometers are presented for RF/THz electric-field metrology, alongside integrated and free-space photonic interferometers for optical phase/intensity sensing (including squeezed-light enhancement). Canonical readout schemes—Ramsey spectroscopy (Zeeman/Stark shifts), Mach–Zehnder interferometry, balanced homodyne/heterodyne, and photon counting—are reviewed. The focus is on how these quantum systems are prepared, controlled, and read out to extract E- and B-field information across frequency bands.</w:t>
              </w:r>
            </w:ins>
            <w:del w:id="104" w:author="Francesco Pietro Massel" w:date="2026-01-23T16:37:00Z" w16du:dateUtc="2026-01-23T15:37:00Z">
              <w:r w:rsidR="0070157D" w:rsidDel="00090CA3">
                <w:delText xml:space="preserve">This chapter surveys key physical platforms and protocols used as quantum sensors. It explains </w:delText>
              </w:r>
            </w:del>
            <w:del w:id="105" w:author="Francesco Pietro Massel" w:date="2026-01-23T16:23:00Z" w16du:dateUtc="2026-01-23T15:23:00Z">
              <w:r w:rsidR="0070157D" w:rsidDel="002B0074">
                <w:delText>NV centers in diamond</w:delText>
              </w:r>
            </w:del>
            <w:del w:id="106" w:author="Francesco Pietro Massel" w:date="2026-01-23T16:37:00Z" w16du:dateUtc="2026-01-23T15:37:00Z">
              <w:r w:rsidR="0070157D" w:rsidDel="00090CA3">
                <w:delText>—atomic-scale spin defects enabling room-temperature nanoscale magnetometry—and highlights their sensitivity and wide application range. Superconducting circuits and qubits are discussed as tunable GHz-frequency devices for microwave sensing. Trapped ions and neutral atoms are presented as precision sensors for time, frequency and inertial measurements, including atomic clocks and atom-interferometer gravimeters. The chapter also reviews canonical interferometric sensing schemes: Ramsey interferometry as a phase-estimation protocol</w:delText>
              </w:r>
            </w:del>
            <w:del w:id="107" w:author="Francesco Pietro Massel" w:date="2026-01-23T16:26:00Z" w16du:dateUtc="2026-01-23T15:26:00Z">
              <w:r w:rsidR="0070157D" w:rsidDel="0099211B">
                <w:delText xml:space="preserve"> and</w:delText>
              </w:r>
            </w:del>
            <w:del w:id="108" w:author="Francesco Pietro Massel" w:date="2026-01-23T16:37:00Z" w16du:dateUtc="2026-01-23T15:37:00Z">
              <w:r w:rsidR="0070157D" w:rsidDel="00090CA3">
                <w:delText xml:space="preserve"> Mach–Zehnder interferometry for optical phase sensing</w:delText>
              </w:r>
            </w:del>
            <w:del w:id="109" w:author="Francesco Pietro Massel" w:date="2026-01-23T16:25:00Z" w16du:dateUtc="2026-01-23T15:25:00Z">
              <w:r w:rsidR="0070157D" w:rsidDel="0099211B">
                <w:delText>.</w:delText>
              </w:r>
            </w:del>
          </w:p>
          <w:p w14:paraId="6778484B" w14:textId="522057EF" w:rsidR="00090CA3" w:rsidRDefault="0070157D" w:rsidP="00090CA3">
            <w:pPr>
              <w:pStyle w:val="Heading2"/>
              <w:rPr>
                <w:ins w:id="110" w:author="Francesco Pietro Massel" w:date="2026-01-23T16:38:00Z" w16du:dateUtc="2026-01-23T15:38:00Z"/>
              </w:rPr>
            </w:pPr>
            <w:r>
              <w:t xml:space="preserve"> </w:t>
            </w:r>
            <w:ins w:id="111" w:author="Francesco Pietro Massel" w:date="2026-01-23T16:38:00Z" w16du:dateUtc="2026-01-23T15:38:00Z">
              <w:r w:rsidR="00090CA3">
                <w:t>Chapter 8</w:t>
              </w:r>
            </w:ins>
          </w:p>
          <w:p w14:paraId="0C7A4B27" w14:textId="7C3D4962" w:rsidR="00090CA3" w:rsidRDefault="00090CA3" w:rsidP="00090CA3">
            <w:pPr>
              <w:pStyle w:val="p4"/>
              <w:rPr>
                <w:ins w:id="112" w:author="Francesco Pietro Massel" w:date="2026-01-23T16:38:00Z" w16du:dateUtc="2026-01-23T15:38:00Z"/>
              </w:rPr>
            </w:pPr>
            <w:commentRangeStart w:id="113"/>
            <w:ins w:id="114" w:author="Francesco Pietro Massel" w:date="2026-01-23T16:38:00Z" w16du:dateUtc="2026-01-23T15:38:00Z">
              <w:r>
                <w:rPr>
                  <w:b/>
                  <w:bCs/>
                </w:rPr>
                <w:t>Quantum Sensing Devices</w:t>
              </w:r>
              <w:commentRangeEnd w:id="113"/>
              <w:r>
                <w:rPr>
                  <w:rStyle w:val="CommentReference"/>
                  <w:b/>
                  <w:bCs/>
                  <w:sz w:val="24"/>
                  <w:szCs w:val="24"/>
                </w:rPr>
                <w:commentReference w:id="113"/>
              </w:r>
              <w:r>
                <w:rPr>
                  <w:b/>
                  <w:bCs/>
                </w:rPr>
                <w:t xml:space="preserve">: </w:t>
              </w:r>
            </w:ins>
            <w:ins w:id="115" w:author="Francesco Pietro Massel" w:date="2026-01-23T16:39:00Z" w16du:dateUtc="2026-01-23T15:39:00Z">
              <w:r>
                <w:rPr>
                  <w:b/>
                  <w:bCs/>
                </w:rPr>
                <w:t xml:space="preserve">sensing beyond em </w:t>
              </w:r>
            </w:ins>
          </w:p>
          <w:p w14:paraId="77D453C3" w14:textId="0CC99DBB" w:rsidR="0070157D" w:rsidRDefault="00090CA3" w:rsidP="0070157D">
            <w:pPr>
              <w:pStyle w:val="p1"/>
            </w:pPr>
            <w:ins w:id="116" w:author="Francesco Pietro Massel" w:date="2026-01-23T16:39:00Z" w16du:dateUtc="2026-01-23T15:39:00Z">
              <w:r w:rsidRPr="00090CA3">
                <w:t xml:space="preserve">This chapter treats signals beyond electromagnetic fields: inertial and gravitational sensing (acceleration, rotation, gravity gradients) with light-pulse atom interferometers and levitated optomechanics; force, displacement, and torque detection using cavity/levitated mechanical sensors and </w:t>
              </w:r>
            </w:ins>
            <w:ins w:id="117" w:author="Francesco Pietro Massel" w:date="2026-01-23T16:40:00Z" w16du:dateUtc="2026-01-23T15:40:00Z">
              <w:r>
                <w:t>magnetic force resonant microscopy</w:t>
              </w:r>
            </w:ins>
            <w:ins w:id="118" w:author="Francesco Pietro Massel" w:date="2026-01-23T16:39:00Z" w16du:dateUtc="2026-01-23T15:39:00Z">
              <w:r w:rsidRPr="00090CA3">
                <w:t>;</w:t>
              </w:r>
            </w:ins>
            <w:ins w:id="119" w:author="Francesco Pietro Massel" w:date="2026-01-23T16:40:00Z" w16du:dateUtc="2026-01-23T15:40:00Z">
              <w:r>
                <w:t xml:space="preserve"> </w:t>
              </w:r>
              <w:r w:rsidRPr="00090CA3">
                <w:t xml:space="preserve">time and frequency metrology with trapped-ion and neutral-atom clocks; and thermometry/calorimetry using solid-state defects, qubits, </w:t>
              </w:r>
              <w:r>
                <w:t>superconducting (</w:t>
              </w:r>
              <w:r w:rsidRPr="00090CA3">
                <w:t>TES/KIDs</w:t>
              </w:r>
              <w:r>
                <w:t>)</w:t>
              </w:r>
              <w:r w:rsidRPr="00090CA3">
                <w:t>, and nanomechanical platforms</w:t>
              </w:r>
              <w:r>
                <w:t xml:space="preserve">. </w:t>
              </w:r>
            </w:ins>
            <w:ins w:id="120" w:author="Francesco Pietro Massel" w:date="2026-01-23T16:41:00Z" w16du:dateUtc="2026-01-23T15:41:00Z">
              <w:r>
                <w:t xml:space="preserve">As in the previous chapter strong emphasis is placed on translating </w:t>
              </w:r>
            </w:ins>
            <w:ins w:id="121" w:author="Francesco Pietro Massel" w:date="2026-01-23T16:42:00Z" w16du:dateUtc="2026-01-23T15:42:00Z">
              <w:r>
                <w:t xml:space="preserve">general control of these systems to practical readout </w:t>
              </w:r>
            </w:ins>
            <w:ins w:id="122" w:author="Francesco Pietro Massel" w:date="2026-01-23T16:43:00Z" w16du:dateUtc="2026-01-23T15:43:00Z">
              <w:r>
                <w:t>of signals (non-EM here).</w:t>
              </w:r>
            </w:ins>
            <w:del w:id="123" w:author="Francesco Pietro Massel" w:date="2026-01-23T16:38:00Z" w16du:dateUtc="2026-01-23T15:38:00Z">
              <w:r w:rsidR="0070157D" w:rsidDel="00090CA3">
                <w:delText>The focus is on how quantum systems are controlled and read out to detect fields or forces. In summary, the chapter connects abstract principles to concrete sensor hardware and experimental methods.</w:delText>
              </w:r>
            </w:del>
          </w:p>
          <w:p w14:paraId="279E5734" w14:textId="2D7B9C07" w:rsidR="0070157D" w:rsidDel="00A45B05" w:rsidRDefault="00DE4817" w:rsidP="0070157D">
            <w:pPr>
              <w:rPr>
                <w:del w:id="124" w:author="Francesco Pietro Massel" w:date="2026-01-23T16:02:00Z" w16du:dateUtc="2026-01-23T15:02:00Z"/>
                <w:rStyle w:val="s3"/>
              </w:rPr>
            </w:pPr>
            <w:del w:id="125" w:author="Francesco Pietro Massel" w:date="2026-01-23T16:06:00Z" w16du:dateUtc="2026-01-23T15:06:00Z">
              <w:r>
                <w:rPr>
                  <w:rStyle w:val="s3"/>
                  <w:noProof/>
                </w:rPr>
                <w:pict w14:anchorId="62298AD3">
                  <v:rect id="_x0000_i1031" alt="" style="width:412.8pt;height:.05pt;mso-width-percent:0;mso-height-percent:0;mso-width-percent:0;mso-height-percent:0" o:hrpct="882" o:hralign="center" o:hrstd="t" o:hr="t" fillcolor="#a0a0a0" stroked="f"/>
                </w:pict>
              </w:r>
            </w:del>
          </w:p>
          <w:p w14:paraId="00842702" w14:textId="015A526A" w:rsidR="0070157D" w:rsidDel="003E7348" w:rsidRDefault="0070157D" w:rsidP="0070157D">
            <w:pPr>
              <w:pStyle w:val="Heading2"/>
              <w:rPr>
                <w:del w:id="126" w:author="Francesco Pietro Massel" w:date="2026-01-23T15:59:00Z" w16du:dateUtc="2026-01-23T14:59:00Z"/>
              </w:rPr>
            </w:pPr>
            <w:del w:id="127" w:author="Francesco Pietro Massel" w:date="2026-01-23T15:59:00Z" w16du:dateUtc="2026-01-23T14:59:00Z">
              <w:r w:rsidDel="003E7348">
                <w:delText>Chapter 5</w:delText>
              </w:r>
            </w:del>
          </w:p>
          <w:p w14:paraId="68D92548" w14:textId="611EE295" w:rsidR="0070157D" w:rsidDel="003E7348" w:rsidRDefault="0070157D" w:rsidP="0070157D">
            <w:pPr>
              <w:pStyle w:val="p3"/>
              <w:rPr>
                <w:del w:id="128" w:author="Francesco Pietro Massel" w:date="2026-01-23T15:59:00Z" w16du:dateUtc="2026-01-23T14:59:00Z"/>
              </w:rPr>
            </w:pPr>
          </w:p>
          <w:p w14:paraId="6D7825C7" w14:textId="26E4BDD5" w:rsidR="0070157D" w:rsidDel="003E7348" w:rsidRDefault="0070157D" w:rsidP="0070157D">
            <w:pPr>
              <w:pStyle w:val="p4"/>
              <w:rPr>
                <w:del w:id="129" w:author="Francesco Pietro Massel" w:date="2026-01-23T15:59:00Z" w16du:dateUtc="2026-01-23T14:59:00Z"/>
              </w:rPr>
            </w:pPr>
            <w:commentRangeStart w:id="130"/>
            <w:del w:id="131" w:author="Francesco Pietro Massel" w:date="2026-01-23T15:59:00Z" w16du:dateUtc="2026-01-23T14:59:00Z">
              <w:r w:rsidDel="003E7348">
                <w:rPr>
                  <w:b/>
                  <w:bCs/>
                </w:rPr>
                <w:delText>Noise and Decoherence</w:delText>
              </w:r>
              <w:commentRangeEnd w:id="130"/>
              <w:r w:rsidR="006446FA" w:rsidDel="003E7348">
                <w:rPr>
                  <w:rStyle w:val="CommentReference"/>
                  <w:sz w:val="22"/>
                  <w:szCs w:val="22"/>
                </w:rPr>
                <w:commentReference w:id="130"/>
              </w:r>
            </w:del>
          </w:p>
          <w:p w14:paraId="56F83324" w14:textId="0CE79A96" w:rsidR="0070157D" w:rsidDel="003E7348" w:rsidRDefault="0070157D" w:rsidP="0070157D">
            <w:pPr>
              <w:pStyle w:val="p1"/>
              <w:rPr>
                <w:del w:id="132" w:author="Francesco Pietro Massel" w:date="2026-01-23T15:59:00Z" w16du:dateUtc="2026-01-23T14:59:00Z"/>
              </w:rPr>
            </w:pPr>
            <w:del w:id="133" w:author="Francesco Pietro Massel" w:date="2026-01-23T15:59:00Z" w16du:dateUtc="2026-01-23T14:59:00Z">
              <w:r w:rsidDel="003E7348">
                <w:delText>This chapter addresses the inevitable interaction of quantum sensors with their environment and the resulting noise processes. It introduces open-system models and the Lindblad master equation for Markovian decoherence, explaining relaxation and dephasing mechanisms. Typical noise sources—magnetic background fluctuations, Johnson noise, phonons—are discussed in terms of how they enter Lindblad operators. The chapter shows how decoherence limits sensor performance by reducing coherence time and sensitivity, and briefly reviews methods to characterize noise such as spin-echo sequences. Overall, the chapter equips the reader with tools to model realistic sensors and predict noise-limited performance.</w:delText>
              </w:r>
            </w:del>
          </w:p>
          <w:p w14:paraId="0ACED774" w14:textId="1E134B02" w:rsidR="0070157D" w:rsidDel="002B0074" w:rsidRDefault="00DE4817" w:rsidP="0070157D">
            <w:pPr>
              <w:rPr>
                <w:del w:id="134" w:author="Francesco Pietro Massel" w:date="2026-01-23T16:18:00Z" w16du:dateUtc="2026-01-23T15:18:00Z"/>
                <w:rStyle w:val="s3"/>
              </w:rPr>
            </w:pPr>
            <w:del w:id="135" w:author="Francesco Pietro Massel" w:date="2026-01-23T16:00:00Z" w16du:dateUtc="2026-01-23T15:00:00Z">
              <w:r>
                <w:rPr>
                  <w:rStyle w:val="s3"/>
                  <w:noProof/>
                </w:rPr>
                <w:pict w14:anchorId="38F19C0C">
                  <v:rect id="_x0000_i1030" alt="" style="width:412.8pt;height:.05pt;mso-width-percent:0;mso-height-percent:0;mso-width-percent:0;mso-height-percent:0" o:hrpct="882" o:hralign="center" o:hrstd="t" o:hr="t" fillcolor="#a0a0a0" stroked="f"/>
                </w:pict>
              </w:r>
            </w:del>
          </w:p>
          <w:p w14:paraId="3C2C3BC8" w14:textId="767398CE" w:rsidR="0070157D" w:rsidDel="00E546DF" w:rsidRDefault="0070157D" w:rsidP="0070157D">
            <w:pPr>
              <w:pStyle w:val="Heading2"/>
              <w:rPr>
                <w:del w:id="136" w:author="Francesco Pietro Massel" w:date="2026-01-23T16:06:00Z" w16du:dateUtc="2026-01-23T15:06:00Z"/>
              </w:rPr>
            </w:pPr>
            <w:del w:id="137" w:author="Francesco Pietro Massel" w:date="2026-01-23T16:06:00Z" w16du:dateUtc="2026-01-23T15:06:00Z">
              <w:r w:rsidDel="00E546DF">
                <w:delText xml:space="preserve">Chapter </w:delText>
              </w:r>
            </w:del>
            <w:del w:id="138" w:author="Francesco Pietro Massel" w:date="2026-01-23T16:05:00Z" w16du:dateUtc="2026-01-23T15:05:00Z">
              <w:r w:rsidDel="00E546DF">
                <w:delText>6</w:delText>
              </w:r>
            </w:del>
          </w:p>
          <w:p w14:paraId="07FE3BCE" w14:textId="0BC50DBD" w:rsidR="0070157D" w:rsidDel="00A45B05" w:rsidRDefault="0070157D" w:rsidP="0070157D">
            <w:pPr>
              <w:pStyle w:val="p3"/>
              <w:rPr>
                <w:del w:id="139" w:author="Francesco Pietro Massel" w:date="2026-01-23T16:02:00Z" w16du:dateUtc="2026-01-23T15:02:00Z"/>
              </w:rPr>
            </w:pPr>
          </w:p>
          <w:p w14:paraId="3F4900A3" w14:textId="38F97B82" w:rsidR="0070157D" w:rsidDel="00E546DF" w:rsidRDefault="0070157D" w:rsidP="0070157D">
            <w:pPr>
              <w:pStyle w:val="p4"/>
              <w:rPr>
                <w:del w:id="140" w:author="Francesco Pietro Massel" w:date="2026-01-23T16:06:00Z" w16du:dateUtc="2026-01-23T15:06:00Z"/>
              </w:rPr>
            </w:pPr>
            <w:del w:id="141" w:author="Francesco Pietro Massel" w:date="2026-01-23T16:06:00Z" w16du:dateUtc="2026-01-23T15:06:00Z">
              <w:r w:rsidDel="00E546DF">
                <w:rPr>
                  <w:b/>
                  <w:bCs/>
                </w:rPr>
                <w:delText>Estimation Theories</w:delText>
              </w:r>
            </w:del>
          </w:p>
          <w:p w14:paraId="52E1F056" w14:textId="37536FD9" w:rsidR="0070157D" w:rsidDel="00E546DF" w:rsidRDefault="0070157D" w:rsidP="0070157D">
            <w:pPr>
              <w:pStyle w:val="p1"/>
              <w:rPr>
                <w:del w:id="142" w:author="Francesco Pietro Massel" w:date="2026-01-23T16:06:00Z" w16du:dateUtc="2026-01-23T15:06:00Z"/>
              </w:rPr>
            </w:pPr>
            <w:del w:id="143" w:author="Francesco Pietro Massel" w:date="2026-01-23T16:06:00Z" w16du:dateUtc="2026-01-23T15:06:00Z">
              <w:r w:rsidDel="00E546DF">
                <w:delText xml:space="preserve">This chapter develops the statistical theory underlying precision measurement. It begins with classical estimation theory, introducing Fisher information and the Cramér–Rao bound. It then moves to quantum estimation theory, defining the Quantum Fisher Information and the symmetric logarithmic derivative, and deriving the Quantum Cramér–Rao bound. Multi-parameter estimation is discussed via the Quantum Fisher Information Matrix and issues of parameter compatibility. Examples link theory to sensing, such as Ramsey magnetometry with GHZ states showing Heisenberg-limit scaling. The impact of decoherence on estimation precision is analyzed, showing restoration of </w:delText>
              </w:r>
              <w:r w:rsidDel="00E546DF">
                <w:rPr>
                  <w:rStyle w:val="s2"/>
                </w:rPr>
                <w:delText>1/\sqrt{N}</w:delText>
              </w:r>
              <w:r w:rsidDel="00E546DF">
                <w:delText xml:space="preserve"> scaling under noise. Numerical examples and pseudocode are included. The chapter provides the core estimation-theoretic tools for quantum sensing.</w:delText>
              </w:r>
            </w:del>
          </w:p>
          <w:p w14:paraId="40CDFEB1" w14:textId="2987096A" w:rsidR="0070157D" w:rsidRDefault="00DE4817" w:rsidP="0070157D">
            <w:pPr>
              <w:rPr>
                <w:rStyle w:val="s3"/>
              </w:rPr>
            </w:pPr>
            <w:r>
              <w:rPr>
                <w:rStyle w:val="s3"/>
                <w:noProof/>
              </w:rPr>
              <w:pict w14:anchorId="03BA75D2">
                <v:rect id="_x0000_i1029" alt="" style="width:412.8pt;height:.05pt;mso-width-percent:0;mso-height-percent:0;mso-width-percent:0;mso-height-percent:0" o:hrpct="882" o:hralign="center" o:hrstd="t" o:hr="t" fillcolor="#a0a0a0" stroked="f"/>
              </w:pict>
            </w:r>
          </w:p>
          <w:p w14:paraId="39B091E9" w14:textId="3A70CA3B" w:rsidR="0070157D" w:rsidRDefault="0070157D" w:rsidP="0070157D">
            <w:pPr>
              <w:pStyle w:val="Heading2"/>
            </w:pPr>
            <w:r>
              <w:t xml:space="preserve">Chapter </w:t>
            </w:r>
            <w:del w:id="144" w:author="Francesco Pietro Massel" w:date="2026-01-23T16:17:00Z" w16du:dateUtc="2026-01-23T15:17:00Z">
              <w:r w:rsidDel="002B0074">
                <w:delText>7</w:delText>
              </w:r>
            </w:del>
            <w:ins w:id="145" w:author="Francesco Pietro Massel" w:date="2026-01-23T16:38:00Z" w16du:dateUtc="2026-01-23T15:38:00Z">
              <w:r w:rsidR="00090CA3">
                <w:t>9</w:t>
              </w:r>
            </w:ins>
          </w:p>
          <w:p w14:paraId="45DA67AB" w14:textId="3B44E8B8" w:rsidR="0070157D" w:rsidDel="00E546DF" w:rsidRDefault="0070157D" w:rsidP="0070157D">
            <w:pPr>
              <w:pStyle w:val="p3"/>
              <w:rPr>
                <w:del w:id="146" w:author="Francesco Pietro Massel" w:date="2026-01-23T16:04:00Z" w16du:dateUtc="2026-01-23T15:04:00Z"/>
              </w:rPr>
            </w:pPr>
          </w:p>
          <w:p w14:paraId="66C7E4A9" w14:textId="77777777" w:rsidR="0070157D" w:rsidRDefault="0070157D" w:rsidP="0070157D">
            <w:pPr>
              <w:pStyle w:val="p4"/>
            </w:pPr>
            <w:r>
              <w:rPr>
                <w:b/>
                <w:bCs/>
              </w:rPr>
              <w:t>Machine Learning and Quantum Sensing</w:t>
            </w:r>
          </w:p>
          <w:p w14:paraId="3485A398" w14:textId="77777777" w:rsidR="0070157D" w:rsidRDefault="0070157D" w:rsidP="0070157D">
            <w:pPr>
              <w:pStyle w:val="p1"/>
            </w:pPr>
            <w:r>
              <w:lastRenderedPageBreak/>
              <w:t>This chapter explores data-driven estimation methods, focusing on Bayesian inference and modern machine-learning approaches. It contrasts frequentist and Bayesian viewpoints and introduces Bayesian updating of probability distributions using measurement data. The chapter explains how quantum measurement outcomes define likelihood functions and how sequential updating yields posterior distributions and credible intervals. Examples include Bayesian magnetic-field estimation with NV centers and calibration of trapped-ion sensors. Practical aspects such as discretization, numerical updating, and metrics like posterior variance are discussed, with illustrative figures and code snippets.</w:t>
            </w:r>
          </w:p>
          <w:p w14:paraId="05E1D810" w14:textId="05F3C090" w:rsidR="0070157D" w:rsidDel="002B0074" w:rsidRDefault="00DE4817" w:rsidP="0070157D">
            <w:pPr>
              <w:rPr>
                <w:del w:id="147" w:author="Francesco Pietro Massel" w:date="2026-01-23T16:18:00Z" w16du:dateUtc="2026-01-23T15:18:00Z"/>
                <w:rStyle w:val="s3"/>
              </w:rPr>
            </w:pPr>
            <w:del w:id="148" w:author="Francesco Pietro Massel" w:date="2026-01-23T16:18:00Z" w16du:dateUtc="2026-01-23T15:18:00Z">
              <w:r>
                <w:rPr>
                  <w:rStyle w:val="s3"/>
                  <w:noProof/>
                </w:rPr>
                <w:pict w14:anchorId="0B5DAB12">
                  <v:rect id="_x0000_i1028" alt="" style="width:412.8pt;height:.05pt;mso-width-percent:0;mso-height-percent:0;mso-width-percent:0;mso-height-percent:0" o:hrpct="882" o:hralign="center" o:hrstd="t" o:hr="t" fillcolor="#a0a0a0" stroked="f"/>
                </w:pict>
              </w:r>
            </w:del>
          </w:p>
          <w:p w14:paraId="12B08E86" w14:textId="77777777" w:rsidR="002B0074" w:rsidRDefault="002B0074" w:rsidP="0070157D">
            <w:pPr>
              <w:rPr>
                <w:ins w:id="149" w:author="Francesco Pietro Massel" w:date="2026-01-23T16:18:00Z" w16du:dateUtc="2026-01-23T15:18:00Z"/>
                <w:rStyle w:val="s3"/>
              </w:rPr>
            </w:pPr>
          </w:p>
          <w:p w14:paraId="442A891F" w14:textId="7194F189" w:rsidR="0070157D" w:rsidDel="002B0074" w:rsidRDefault="0070157D" w:rsidP="0070157D">
            <w:pPr>
              <w:pStyle w:val="Heading2"/>
              <w:rPr>
                <w:del w:id="150" w:author="Francesco Pietro Massel" w:date="2026-01-23T16:16:00Z" w16du:dateUtc="2026-01-23T15:16:00Z"/>
              </w:rPr>
            </w:pPr>
            <w:commentRangeStart w:id="151"/>
            <w:del w:id="152" w:author="Francesco Pietro Massel" w:date="2026-01-23T16:16:00Z" w16du:dateUtc="2026-01-23T15:16:00Z">
              <w:r w:rsidDel="002B0074">
                <w:delText>Chapter 8</w:delText>
              </w:r>
            </w:del>
          </w:p>
          <w:p w14:paraId="2EDB43A7" w14:textId="2C2F1B1A" w:rsidR="0070157D" w:rsidDel="00E546DF" w:rsidRDefault="0070157D" w:rsidP="0070157D">
            <w:pPr>
              <w:pStyle w:val="p3"/>
              <w:rPr>
                <w:del w:id="153" w:author="Francesco Pietro Massel" w:date="2026-01-23T16:04:00Z" w16du:dateUtc="2026-01-23T15:04:00Z"/>
              </w:rPr>
            </w:pPr>
          </w:p>
          <w:p w14:paraId="2CBF2BE5" w14:textId="63486634" w:rsidR="0070157D" w:rsidDel="002B0074" w:rsidRDefault="0070157D" w:rsidP="0070157D">
            <w:pPr>
              <w:pStyle w:val="p4"/>
              <w:rPr>
                <w:del w:id="154" w:author="Francesco Pietro Massel" w:date="2026-01-23T16:16:00Z" w16du:dateUtc="2026-01-23T15:16:00Z"/>
              </w:rPr>
            </w:pPr>
            <w:del w:id="155" w:author="Francesco Pietro Massel" w:date="2026-01-23T16:16:00Z" w16du:dateUtc="2026-01-23T15:16:00Z">
              <w:r w:rsidDel="002B0074">
                <w:rPr>
                  <w:b/>
                  <w:bCs/>
                </w:rPr>
                <w:delText>Applications</w:delText>
              </w:r>
            </w:del>
          </w:p>
          <w:p w14:paraId="723851B5" w14:textId="0423763B" w:rsidR="0070157D" w:rsidDel="002B0074" w:rsidRDefault="0070157D" w:rsidP="0070157D">
            <w:pPr>
              <w:pStyle w:val="p1"/>
              <w:rPr>
                <w:del w:id="156" w:author="Francesco Pietro Massel" w:date="2026-01-23T16:16:00Z" w16du:dateUtc="2026-01-23T15:16:00Z"/>
              </w:rPr>
            </w:pPr>
            <w:del w:id="157" w:author="Francesco Pietro Massel" w:date="2026-01-23T16:16:00Z" w16du:dateUtc="2026-01-23T15:16:00Z">
              <w:r w:rsidDel="002B0074">
                <w:delText>This chapter ties together the concepts by working through concrete sensing applications, often via numerical simulation.</w:delText>
              </w:r>
              <w:commentRangeEnd w:id="151"/>
              <w:r w:rsidR="002B0074" w:rsidDel="002B0074">
                <w:rPr>
                  <w:rStyle w:val="CommentReference"/>
                  <w:sz w:val="22"/>
                  <w:szCs w:val="22"/>
                </w:rPr>
                <w:commentReference w:id="151"/>
              </w:r>
            </w:del>
          </w:p>
          <w:p w14:paraId="75A387A2" w14:textId="3EAA3442" w:rsidR="0070157D" w:rsidDel="002B0074" w:rsidRDefault="00DE4817" w:rsidP="0070157D">
            <w:pPr>
              <w:rPr>
                <w:del w:id="158" w:author="Francesco Pietro Massel" w:date="2026-01-23T16:18:00Z" w16du:dateUtc="2026-01-23T15:18:00Z"/>
                <w:rStyle w:val="s3"/>
              </w:rPr>
            </w:pPr>
            <w:del w:id="159" w:author="Francesco Pietro Massel" w:date="2026-01-23T16:18:00Z" w16du:dateUtc="2026-01-23T15:18:00Z">
              <w:r>
                <w:rPr>
                  <w:rStyle w:val="s3"/>
                  <w:noProof/>
                </w:rPr>
                <w:pict w14:anchorId="26CB2711">
                  <v:rect id="_x0000_i1027" alt="" style="width:412.8pt;height:.05pt;mso-width-percent:0;mso-height-percent:0;mso-width-percent:0;mso-height-percent:0" o:hrpct="882" o:hralign="center" o:hrstd="t" o:hr="t" fillcolor="#a0a0a0" stroked="f"/>
                </w:pict>
              </w:r>
            </w:del>
          </w:p>
          <w:p w14:paraId="1D974DDC" w14:textId="58260643" w:rsidR="0070157D" w:rsidDel="002B0074" w:rsidRDefault="0070157D" w:rsidP="0070157D">
            <w:pPr>
              <w:pStyle w:val="Heading2"/>
              <w:rPr>
                <w:del w:id="160" w:author="Francesco Pietro Massel" w:date="2026-01-23T16:17:00Z" w16du:dateUtc="2026-01-23T15:17:00Z"/>
              </w:rPr>
            </w:pPr>
            <w:del w:id="161" w:author="Francesco Pietro Massel" w:date="2026-01-23T16:17:00Z" w16du:dateUtc="2026-01-23T15:17:00Z">
              <w:r w:rsidDel="002B0074">
                <w:delText>Chapter 9</w:delText>
              </w:r>
            </w:del>
          </w:p>
          <w:p w14:paraId="5092BC13" w14:textId="666228C3" w:rsidR="0070157D" w:rsidDel="00E546DF" w:rsidRDefault="0070157D" w:rsidP="0070157D">
            <w:pPr>
              <w:pStyle w:val="p3"/>
              <w:rPr>
                <w:del w:id="162" w:author="Francesco Pietro Massel" w:date="2026-01-23T16:04:00Z" w16du:dateUtc="2026-01-23T15:04:00Z"/>
              </w:rPr>
            </w:pPr>
          </w:p>
          <w:p w14:paraId="284605DC" w14:textId="1EFA6D0B" w:rsidR="0070157D" w:rsidDel="002B0074" w:rsidRDefault="0070157D" w:rsidP="0070157D">
            <w:pPr>
              <w:pStyle w:val="p4"/>
              <w:rPr>
                <w:del w:id="163" w:author="Francesco Pietro Massel" w:date="2026-01-23T16:17:00Z" w16du:dateUtc="2026-01-23T15:17:00Z"/>
              </w:rPr>
            </w:pPr>
            <w:del w:id="164" w:author="Francesco Pietro Massel" w:date="2026-01-23T16:17:00Z" w16du:dateUtc="2026-01-23T15:17:00Z">
              <w:r w:rsidDel="002B0074">
                <w:rPr>
                  <w:b/>
                  <w:bCs/>
                </w:rPr>
                <w:delText>Quantum Control and Error Mitigation in Sensors</w:delText>
              </w:r>
            </w:del>
          </w:p>
          <w:p w14:paraId="667B6892" w14:textId="1A9AE700" w:rsidR="0070157D" w:rsidDel="002B0074" w:rsidRDefault="0070157D" w:rsidP="0070157D">
            <w:pPr>
              <w:pStyle w:val="p1"/>
              <w:rPr>
                <w:del w:id="165" w:author="Francesco Pietro Massel" w:date="2026-01-23T16:17:00Z" w16du:dateUtc="2026-01-23T15:17:00Z"/>
              </w:rPr>
            </w:pPr>
            <w:del w:id="166" w:author="Francesco Pietro Massel" w:date="2026-01-23T16:17:00Z" w16du:dateUtc="2026-01-23T15:17:00Z">
              <w:r w:rsidDel="002B0074">
                <w:delText>This chapter covers techniques for actively preserving coherence and suppressing noise in quantum sensors, including dynamical decoupling, composite pulse sequences, and simple error-correcting protocols. These methods deepen the treatment of decoherence and show how control techniques can extend sensor coherence times in practice.</w:delText>
              </w:r>
            </w:del>
          </w:p>
          <w:p w14:paraId="2767A5DF" w14:textId="1496DFE5" w:rsidR="0070157D" w:rsidRDefault="00DE4817" w:rsidP="0070157D">
            <w:pPr>
              <w:rPr>
                <w:rStyle w:val="s3"/>
              </w:rPr>
            </w:pPr>
            <w:r>
              <w:rPr>
                <w:rStyle w:val="s3"/>
                <w:noProof/>
              </w:rPr>
              <w:pict w14:anchorId="2B0BF820">
                <v:rect id="_x0000_i1026" alt="" style="width:412.8pt;height:.05pt;mso-width-percent:0;mso-height-percent:0;mso-width-percent:0;mso-height-percent:0" o:hrpct="882" o:hralign="center" o:hrstd="t" o:hr="t" fillcolor="#a0a0a0" stroked="f"/>
              </w:pict>
            </w:r>
          </w:p>
          <w:p w14:paraId="4E532704" w14:textId="6B8AEAF4" w:rsidR="0070157D" w:rsidRDefault="0070157D" w:rsidP="0070157D">
            <w:pPr>
              <w:pStyle w:val="Heading2"/>
            </w:pPr>
            <w:r>
              <w:t xml:space="preserve">Chapter </w:t>
            </w:r>
            <w:del w:id="167" w:author="Francesco Pietro Massel" w:date="2026-01-23T16:18:00Z" w16du:dateUtc="2026-01-23T15:18:00Z">
              <w:r w:rsidDel="002B0074">
                <w:delText>10</w:delText>
              </w:r>
            </w:del>
            <w:ins w:id="168" w:author="Francesco Pietro Massel" w:date="2026-01-23T16:38:00Z" w16du:dateUtc="2026-01-23T15:38:00Z">
              <w:r w:rsidR="00090CA3">
                <w:t>10</w:t>
              </w:r>
            </w:ins>
          </w:p>
          <w:p w14:paraId="670C9779" w14:textId="352AAF48" w:rsidR="0070157D" w:rsidDel="002B0074" w:rsidRDefault="0070157D" w:rsidP="0070157D">
            <w:pPr>
              <w:pStyle w:val="p3"/>
              <w:rPr>
                <w:del w:id="169" w:author="Francesco Pietro Massel" w:date="2026-01-23T16:18:00Z" w16du:dateUtc="2026-01-23T15:18:00Z"/>
              </w:rPr>
            </w:pPr>
          </w:p>
          <w:p w14:paraId="691BE0AF" w14:textId="77777777" w:rsidR="0070157D" w:rsidRDefault="0070157D" w:rsidP="0070157D">
            <w:pPr>
              <w:pStyle w:val="p4"/>
            </w:pPr>
            <w:r>
              <w:rPr>
                <w:b/>
                <w:bCs/>
              </w:rPr>
              <w:t>Quantum Sensor Networks and Distributed Sensing</w:t>
            </w:r>
          </w:p>
          <w:p w14:paraId="7105286C" w14:textId="77777777" w:rsidR="0070157D" w:rsidRDefault="0070157D" w:rsidP="0070157D">
            <w:pPr>
              <w:pStyle w:val="p1"/>
              <w:rPr>
                <w:ins w:id="170" w:author="Francesco Pietro Massel" w:date="2026-01-23T16:18:00Z" w16du:dateUtc="2026-01-23T15:18:00Z"/>
              </w:rPr>
            </w:pPr>
            <w:r>
              <w:t>This chapter explores how multiple quantum sensors can be networked or entangled to perform enhanced measurements, such as entangled clock networks or magnetometer arrays. It reviews theoretical proposals and early experiments in distributed quantum sensing and discusses how correlations between sensors can improve spatial resolution and differential measurements.</w:t>
            </w:r>
          </w:p>
          <w:p w14:paraId="09E1B4E2" w14:textId="7F02EC06" w:rsidR="002B0074" w:rsidRDefault="00DE4817" w:rsidP="0070157D">
            <w:pPr>
              <w:pStyle w:val="p1"/>
            </w:pPr>
            <w:ins w:id="171" w:author="Francesco Pietro Massel" w:date="2026-01-23T16:18:00Z" w16du:dateUtc="2026-01-23T15:18:00Z">
              <w:r>
                <w:rPr>
                  <w:rStyle w:val="s3"/>
                  <w:noProof/>
                </w:rPr>
                <w:pict w14:anchorId="5C2D8D42">
                  <v:rect id="_x0000_i1025" alt="" style="width:412.8pt;height:.05pt;mso-width-percent:0;mso-height-percent:0;mso-width-percent:0;mso-height-percent:0" o:hrpct="882" o:hralign="center" o:hrstd="t" o:hr="t" fillcolor="#a0a0a0" stroked="f"/>
                </w:pict>
              </w:r>
            </w:ins>
          </w:p>
          <w:p w14:paraId="2B888968" w14:textId="5F1683A6" w:rsidR="0070157D" w:rsidRPr="00D16D48" w:rsidRDefault="0070157D" w:rsidP="00D16D48">
            <w:pPr>
              <w:rPr>
                <w:b/>
                <w:bCs/>
                <w:sz w:val="36"/>
                <w:szCs w:val="36"/>
              </w:rPr>
            </w:pPr>
            <w:r w:rsidRPr="00D16D48">
              <w:rPr>
                <w:b/>
                <w:bCs/>
                <w:sz w:val="36"/>
                <w:szCs w:val="36"/>
              </w:rPr>
              <w:t>Chapter 1</w:t>
            </w:r>
            <w:r w:rsidR="001D1D5D">
              <w:rPr>
                <w:b/>
                <w:bCs/>
                <w:sz w:val="36"/>
                <w:szCs w:val="36"/>
              </w:rPr>
              <w:t>1</w:t>
            </w:r>
            <w:del w:id="172" w:author="Francesco Pietro Massel" w:date="2026-01-23T16:18:00Z" w16du:dateUtc="2026-01-23T15:18:00Z">
              <w:r w:rsidRPr="00D16D48" w:rsidDel="002B0074">
                <w:rPr>
                  <w:b/>
                  <w:bCs/>
                  <w:sz w:val="36"/>
                  <w:szCs w:val="36"/>
                </w:rPr>
                <w:delText>1</w:delText>
              </w:r>
            </w:del>
          </w:p>
          <w:p w14:paraId="300C26D6" w14:textId="72391BF7" w:rsidR="0070157D" w:rsidDel="002B0074" w:rsidRDefault="0070157D" w:rsidP="0070157D">
            <w:pPr>
              <w:pStyle w:val="p3"/>
              <w:rPr>
                <w:del w:id="173" w:author="Francesco Pietro Massel" w:date="2026-01-23T16:18:00Z" w16du:dateUtc="2026-01-23T15:18:00Z"/>
              </w:rPr>
            </w:pPr>
          </w:p>
          <w:p w14:paraId="5D3AA13A" w14:textId="77777777" w:rsidR="0070157D" w:rsidRDefault="0070157D" w:rsidP="0070157D">
            <w:pPr>
              <w:pStyle w:val="p4"/>
            </w:pPr>
            <w:r>
              <w:rPr>
                <w:b/>
                <w:bCs/>
              </w:rPr>
              <w:t>Conclusion and Outlook</w:t>
            </w:r>
          </w:p>
          <w:p w14:paraId="4FCBD472" w14:textId="5588F079" w:rsidR="00136929" w:rsidRPr="00136929" w:rsidRDefault="0070157D" w:rsidP="0070157D">
            <w:pPr>
              <w:pStyle w:val="p1"/>
            </w:pPr>
            <w:r>
              <w:t>The final chapter summarizes the key concepts covered in the book and reflects on future directions. It discusses the current status of quantum hardware (superconducting qubits, trapped ions, Rydberg atoms) and their applicability to quantum sensing, and outlines open challenges and opportunities for future research.</w:t>
            </w:r>
          </w:p>
          <w:p w14:paraId="7B57F095" w14:textId="77777777" w:rsidR="00136929" w:rsidRDefault="00136929" w:rsidP="00136929">
            <w:pPr>
              <w:jc w:val="both"/>
              <w:rPr>
                <w:ins w:id="174" w:author="Francesco Pietro Massel" w:date="2026-01-23T15:34:00Z" w16du:dateUtc="2026-01-23T14:34:00Z"/>
                <w:b/>
                <w:bCs/>
                <w:sz w:val="24"/>
                <w:szCs w:val="24"/>
                <w:lang w:val="en-US"/>
              </w:rPr>
            </w:pPr>
          </w:p>
          <w:p w14:paraId="48EE2A34" w14:textId="77777777" w:rsidR="00C57B02" w:rsidRDefault="00C57B02" w:rsidP="00C57B02">
            <w:pPr>
              <w:pStyle w:val="Heading2"/>
              <w:rPr>
                <w:ins w:id="175" w:author="Francesco Pietro Massel" w:date="2026-01-23T15:34:00Z" w16du:dateUtc="2026-01-23T14:34:00Z"/>
              </w:rPr>
            </w:pPr>
            <w:ins w:id="176" w:author="Francesco Pietro Massel" w:date="2026-01-23T15:34:00Z" w16du:dateUtc="2026-01-23T14:34:00Z">
              <w:r>
                <w:t>Appendix A</w:t>
              </w:r>
            </w:ins>
          </w:p>
          <w:p w14:paraId="703DC2E3" w14:textId="77777777" w:rsidR="00C57B02" w:rsidRDefault="00C57B02" w:rsidP="00C57B02">
            <w:pPr>
              <w:pStyle w:val="p4"/>
              <w:rPr>
                <w:ins w:id="177" w:author="Francesco Pietro Massel" w:date="2026-01-23T15:34:00Z" w16du:dateUtc="2026-01-23T14:34:00Z"/>
              </w:rPr>
            </w:pPr>
            <w:ins w:id="178" w:author="Francesco Pietro Massel" w:date="2026-01-23T15:34:00Z" w16du:dateUtc="2026-01-23T14:34:00Z">
              <w:r>
                <w:rPr>
                  <w:b/>
                  <w:bCs/>
                </w:rPr>
                <w:t>Basic Mathematics for Quantum Sensing, perhaps appendix material</w:t>
              </w:r>
            </w:ins>
          </w:p>
          <w:p w14:paraId="0C6A747B" w14:textId="6A838543" w:rsidR="00C57B02" w:rsidRDefault="00C57B02" w:rsidP="00C57B02">
            <w:pPr>
              <w:pStyle w:val="p1"/>
              <w:rPr>
                <w:ins w:id="179" w:author="Francesco Pietro Massel" w:date="2026-01-23T15:34:00Z" w16du:dateUtc="2026-01-23T14:34:00Z"/>
              </w:rPr>
            </w:pPr>
            <w:ins w:id="180" w:author="Francesco Pietro Massel" w:date="2026-01-23T15:34:00Z" w16du:dateUtc="2026-01-23T14:34:00Z">
              <w:r>
                <w:t xml:space="preserve">This chapter provides a concise review of the linear-algebraic tools used throughout the book. It introduces vector and matrix notation (Dirac bra–ket and tensor conventions) and defines operations on state vectors, including inner and outer products and Hermitian conjugation. Essential matrix concepts such as addition, scalar multiplication, Hermitian and unitary operators are discussed along with how they act on vectors and preserve norms. The chapter develops eigenvalue problems and the spectral theorem, emphasizing how any Hermitian operator can be diagonalized (which underpins density matrices and quantum measurements). Tensor products and multi-qubit state spaces are introduced to describe composite systems and entangled states. Throughout, examples and simple exercises (for </w:t>
              </w:r>
              <w:r>
                <w:lastRenderedPageBreak/>
                <w:t xml:space="preserve">example Pauli matrices and Bell states) are used to illustrate ideas in the context of two-level quantum systems. This chapter ensures that students have the mathematical background—vector spaces, matrix decompositions, and the Dirac formalism—needed for later quantum theory and sensing applications. </w:t>
              </w:r>
            </w:ins>
          </w:p>
          <w:p w14:paraId="59A202B0" w14:textId="77777777" w:rsidR="00C57B02" w:rsidRPr="00136929" w:rsidRDefault="00C57B02" w:rsidP="00136929">
            <w:pPr>
              <w:jc w:val="both"/>
              <w:rPr>
                <w:b/>
                <w:bCs/>
                <w:sz w:val="24"/>
                <w:szCs w:val="24"/>
                <w:lang w:val="en-US"/>
              </w:rPr>
            </w:pPr>
          </w:p>
        </w:tc>
      </w:tr>
    </w:tbl>
    <w:p w14:paraId="45BBBD63" w14:textId="77777777" w:rsidR="00857773" w:rsidRPr="00C80406" w:rsidRDefault="00857773" w:rsidP="000A7DAD">
      <w:pPr>
        <w:pStyle w:val="ListParagraph"/>
        <w:ind w:left="0"/>
        <w:jc w:val="both"/>
        <w:rPr>
          <w:sz w:val="24"/>
          <w:szCs w:val="24"/>
          <w:lang w:val="en-US"/>
        </w:rPr>
      </w:pPr>
    </w:p>
    <w:p w14:paraId="4E5D4DA4" w14:textId="77777777" w:rsidR="004640D9" w:rsidRPr="00C80406" w:rsidRDefault="004640D9" w:rsidP="00991221">
      <w:pPr>
        <w:pStyle w:val="ListParagraph"/>
        <w:ind w:left="1080"/>
        <w:jc w:val="both"/>
        <w:rPr>
          <w:sz w:val="24"/>
          <w:szCs w:val="24"/>
          <w:lang w:val="en-US"/>
        </w:rPr>
      </w:pPr>
    </w:p>
    <w:p w14:paraId="6C785BC6" w14:textId="77777777" w:rsidR="004640D9" w:rsidRPr="00C80406" w:rsidRDefault="004640D9" w:rsidP="000A7DAD">
      <w:pPr>
        <w:pStyle w:val="ListParagraph"/>
        <w:ind w:left="0"/>
        <w:jc w:val="both"/>
        <w:rPr>
          <w:sz w:val="24"/>
          <w:szCs w:val="24"/>
          <w:lang w:val="en-US"/>
        </w:rPr>
      </w:pPr>
    </w:p>
    <w:p w14:paraId="6065BAE8" w14:textId="77777777" w:rsidR="00857773" w:rsidRPr="00C80406" w:rsidRDefault="00857773" w:rsidP="000A7DAD">
      <w:pPr>
        <w:pStyle w:val="ListParagraph"/>
        <w:ind w:left="0"/>
        <w:jc w:val="both"/>
        <w:rPr>
          <w:sz w:val="24"/>
          <w:szCs w:val="24"/>
          <w:lang w:val="en-US"/>
        </w:rPr>
      </w:pPr>
      <w:r w:rsidRPr="00C80406">
        <w:rPr>
          <w:sz w:val="24"/>
          <w:szCs w:val="24"/>
          <w:lang w:val="en-US"/>
        </w:rPr>
        <w:t xml:space="preserve">Please indicate any </w:t>
      </w:r>
      <w:r w:rsidRPr="00C80406">
        <w:rPr>
          <w:b/>
          <w:sz w:val="24"/>
          <w:szCs w:val="24"/>
          <w:lang w:val="en-US"/>
        </w:rPr>
        <w:t>supplementary material</w:t>
      </w:r>
      <w:r w:rsidRPr="00C80406">
        <w:rPr>
          <w:sz w:val="24"/>
          <w:szCs w:val="24"/>
          <w:lang w:val="en-US"/>
        </w:rPr>
        <w:t xml:space="preserve"> you plan to include (e.g. exercises, software, online files, dedicated website, solutions manual, etc.):</w:t>
      </w:r>
      <w:r w:rsidR="00CD0CA0">
        <w:rPr>
          <w:sz w:val="24"/>
          <w:szCs w:val="24"/>
          <w:lang w:val="en-US"/>
        </w:rPr>
        <w:t xml:space="preserve"> Each chapter will include exercises</w:t>
      </w:r>
      <w:r w:rsidR="00B61818">
        <w:rPr>
          <w:sz w:val="24"/>
          <w:szCs w:val="24"/>
          <w:lang w:val="en-US"/>
        </w:rPr>
        <w:t xml:space="preserve"> with solutions and programs to solve computational exercises</w:t>
      </w:r>
    </w:p>
    <w:p w14:paraId="39C03969" w14:textId="77777777" w:rsidR="00857773" w:rsidRPr="00C80406" w:rsidRDefault="00857773" w:rsidP="00991221">
      <w:pPr>
        <w:pStyle w:val="ListParagraph"/>
        <w:ind w:left="1080"/>
        <w:jc w:val="both"/>
        <w:rPr>
          <w:sz w:val="24"/>
          <w:szCs w:val="24"/>
          <w:lang w:val="en-US"/>
        </w:rPr>
      </w:pPr>
    </w:p>
    <w:p w14:paraId="1E6756E6" w14:textId="77777777" w:rsidR="004640D9" w:rsidRPr="00C80406" w:rsidRDefault="004640D9" w:rsidP="000A7DAD">
      <w:pPr>
        <w:pStyle w:val="ListParagraph"/>
        <w:ind w:left="0"/>
        <w:jc w:val="both"/>
        <w:rPr>
          <w:sz w:val="24"/>
          <w:szCs w:val="24"/>
          <w:lang w:val="en-US"/>
        </w:rPr>
      </w:pPr>
    </w:p>
    <w:p w14:paraId="7D7D82A7" w14:textId="4F749CCB" w:rsidR="00857773" w:rsidRDefault="00857773" w:rsidP="000A7DAD">
      <w:pPr>
        <w:pStyle w:val="ListParagraph"/>
        <w:ind w:left="0"/>
        <w:jc w:val="both"/>
        <w:rPr>
          <w:sz w:val="24"/>
          <w:szCs w:val="24"/>
          <w:lang w:val="en-US"/>
        </w:rPr>
      </w:pPr>
      <w:r w:rsidRPr="00C80406">
        <w:rPr>
          <w:sz w:val="24"/>
          <w:szCs w:val="24"/>
          <w:lang w:val="en-US"/>
        </w:rPr>
        <w:t xml:space="preserve">In case of a </w:t>
      </w:r>
      <w:r w:rsidRPr="00C80406">
        <w:rPr>
          <w:b/>
          <w:sz w:val="24"/>
          <w:szCs w:val="24"/>
          <w:lang w:val="en-US"/>
        </w:rPr>
        <w:t>textbook</w:t>
      </w:r>
      <w:r w:rsidRPr="00C80406">
        <w:rPr>
          <w:sz w:val="24"/>
          <w:szCs w:val="24"/>
          <w:lang w:val="en-US"/>
        </w:rPr>
        <w:t xml:space="preserve">, </w:t>
      </w:r>
      <w:r w:rsidRPr="00F86588">
        <w:rPr>
          <w:b/>
          <w:sz w:val="24"/>
          <w:szCs w:val="24"/>
          <w:lang w:val="en-US"/>
        </w:rPr>
        <w:t>or</w:t>
      </w:r>
      <w:r w:rsidRPr="00C80406">
        <w:rPr>
          <w:sz w:val="24"/>
          <w:szCs w:val="24"/>
          <w:lang w:val="en-US"/>
        </w:rPr>
        <w:t xml:space="preserve"> if there could be additional </w:t>
      </w:r>
      <w:r w:rsidRPr="00F86588">
        <w:rPr>
          <w:b/>
          <w:sz w:val="24"/>
          <w:szCs w:val="24"/>
          <w:lang w:val="en-US"/>
        </w:rPr>
        <w:t>use for your book as a textbook</w:t>
      </w:r>
      <w:r w:rsidRPr="00C80406">
        <w:rPr>
          <w:sz w:val="24"/>
          <w:szCs w:val="24"/>
          <w:lang w:val="en-US"/>
        </w:rPr>
        <w:t>, please list courses (include course title/type, level, number of enrollments, main text, supplementary reading, possible contacts teaching the course):</w:t>
      </w:r>
      <w:r w:rsidR="00B61818">
        <w:rPr>
          <w:sz w:val="24"/>
          <w:szCs w:val="24"/>
          <w:lang w:val="en-US"/>
        </w:rPr>
        <w:t xml:space="preserve"> The text can be used in advanced courses on quantum computing with a focus on the simulation of physical systems</w:t>
      </w:r>
      <w:r w:rsidR="002025CC">
        <w:rPr>
          <w:sz w:val="24"/>
          <w:szCs w:val="24"/>
          <w:lang w:val="en-US"/>
        </w:rPr>
        <w:t xml:space="preserve"> and many-body physics</w:t>
      </w:r>
    </w:p>
    <w:p w14:paraId="530A3D59" w14:textId="77777777" w:rsidR="000A7DAD" w:rsidRDefault="000A7DAD" w:rsidP="000A7DAD">
      <w:pPr>
        <w:pStyle w:val="ListParagraph"/>
        <w:ind w:left="0"/>
        <w:jc w:val="both"/>
        <w:rPr>
          <w:sz w:val="24"/>
          <w:szCs w:val="24"/>
          <w:lang w:val="en-US"/>
        </w:rPr>
      </w:pPr>
    </w:p>
    <w:p w14:paraId="4AE062C3" w14:textId="77777777" w:rsidR="000A7DAD" w:rsidRDefault="000A7DAD" w:rsidP="000A7DAD">
      <w:pPr>
        <w:pStyle w:val="ListParagraph"/>
        <w:ind w:left="0"/>
        <w:jc w:val="both"/>
        <w:rPr>
          <w:sz w:val="24"/>
          <w:szCs w:val="24"/>
          <w:lang w:val="en-US"/>
        </w:rPr>
      </w:pPr>
    </w:p>
    <w:p w14:paraId="1D39AE1B" w14:textId="77777777" w:rsidR="000A7DAD" w:rsidRDefault="000A7DAD" w:rsidP="000A7DAD">
      <w:pPr>
        <w:pStyle w:val="ListParagraph"/>
        <w:ind w:left="0"/>
        <w:jc w:val="both"/>
        <w:rPr>
          <w:sz w:val="24"/>
          <w:szCs w:val="24"/>
          <w:lang w:val="en-US"/>
        </w:rPr>
      </w:pPr>
      <w:r w:rsidRPr="000A7DAD">
        <w:rPr>
          <w:sz w:val="24"/>
          <w:szCs w:val="24"/>
          <w:lang w:val="en-US"/>
        </w:rPr>
        <w:t xml:space="preserve">Which </w:t>
      </w:r>
      <w:r w:rsidRPr="000A7DAD">
        <w:rPr>
          <w:b/>
          <w:sz w:val="24"/>
          <w:szCs w:val="24"/>
          <w:lang w:val="en-US"/>
        </w:rPr>
        <w:t xml:space="preserve">fields of science </w:t>
      </w:r>
      <w:r w:rsidRPr="003A35B6">
        <w:rPr>
          <w:sz w:val="24"/>
          <w:szCs w:val="24"/>
          <w:lang w:val="en-US"/>
        </w:rPr>
        <w:t>or disciplines are addressed by your book</w:t>
      </w:r>
      <w:r w:rsidRPr="000A7DAD">
        <w:rPr>
          <w:sz w:val="24"/>
          <w:szCs w:val="24"/>
          <w:lang w:val="en-US"/>
        </w:rPr>
        <w:t>? Please name four fields, being as specific as possible:</w:t>
      </w:r>
    </w:p>
    <w:p w14:paraId="48D8FE6D"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Physics (condensed matter physics, subnuclear physics and atomic and molecular physics)</w:t>
      </w:r>
    </w:p>
    <w:p w14:paraId="47A5736A"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Quantum Chemistry</w:t>
      </w:r>
    </w:p>
    <w:p w14:paraId="31497EDA"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Mathematics</w:t>
      </w:r>
    </w:p>
    <w:p w14:paraId="6B9446C3"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Computational Science and Data Science</w:t>
      </w:r>
    </w:p>
    <w:p w14:paraId="326B9150" w14:textId="77777777" w:rsidR="00F44325" w:rsidRPr="00F44325" w:rsidRDefault="00F44325" w:rsidP="00F44325">
      <w:pPr>
        <w:pStyle w:val="ListParagraph"/>
        <w:ind w:left="0"/>
        <w:jc w:val="both"/>
        <w:rPr>
          <w:sz w:val="24"/>
          <w:szCs w:val="24"/>
          <w:lang w:val="en-US"/>
        </w:rPr>
      </w:pPr>
    </w:p>
    <w:p w14:paraId="63B2883F" w14:textId="77777777" w:rsidR="004640D9" w:rsidRDefault="008C350C" w:rsidP="001F5DE9">
      <w:pPr>
        <w:pStyle w:val="ListParagraph"/>
        <w:ind w:left="0"/>
        <w:jc w:val="both"/>
        <w:rPr>
          <w:sz w:val="24"/>
          <w:szCs w:val="24"/>
          <w:lang w:val="en-US"/>
        </w:rPr>
      </w:pPr>
      <w:r w:rsidRPr="00C80406">
        <w:rPr>
          <w:sz w:val="24"/>
          <w:szCs w:val="24"/>
          <w:lang w:val="en-US"/>
        </w:rPr>
        <w:t xml:space="preserve">Please provide a short </w:t>
      </w:r>
      <w:r w:rsidRPr="00EF1A96">
        <w:rPr>
          <w:b/>
          <w:sz w:val="24"/>
          <w:szCs w:val="24"/>
          <w:lang w:val="en-US"/>
        </w:rPr>
        <w:t>description</w:t>
      </w:r>
      <w:r w:rsidRPr="00C80406">
        <w:rPr>
          <w:sz w:val="24"/>
          <w:szCs w:val="24"/>
          <w:lang w:val="en-US"/>
        </w:rPr>
        <w:t xml:space="preserve"> </w:t>
      </w:r>
      <w:r w:rsidRPr="00EF1A96">
        <w:rPr>
          <w:b/>
          <w:sz w:val="24"/>
          <w:szCs w:val="24"/>
          <w:lang w:val="en-US"/>
        </w:rPr>
        <w:t>of the work</w:t>
      </w:r>
      <w:r w:rsidR="00EF1A96">
        <w:rPr>
          <w:sz w:val="24"/>
          <w:szCs w:val="24"/>
          <w:lang w:val="en-US"/>
        </w:rPr>
        <w:t xml:space="preserve"> (up to 1000 characters</w:t>
      </w:r>
      <w:r w:rsidR="009139D7">
        <w:rPr>
          <w:sz w:val="24"/>
          <w:szCs w:val="24"/>
          <w:lang w:val="en-US"/>
        </w:rPr>
        <w:t>).</w:t>
      </w:r>
    </w:p>
    <w:p w14:paraId="5321BF17" w14:textId="77777777" w:rsidR="009139D7" w:rsidRDefault="009139D7" w:rsidP="009139D7">
      <w:pPr>
        <w:pStyle w:val="ListParagraph"/>
        <w:numPr>
          <w:ilvl w:val="0"/>
          <w:numId w:val="8"/>
        </w:numPr>
        <w:jc w:val="both"/>
        <w:rPr>
          <w:sz w:val="24"/>
          <w:szCs w:val="24"/>
          <w:lang w:val="en-US"/>
        </w:rPr>
      </w:pPr>
      <w:r>
        <w:rPr>
          <w:sz w:val="24"/>
          <w:szCs w:val="24"/>
          <w:lang w:val="en-US"/>
        </w:rPr>
        <w:t>Start explaining the subject for non-specialists (This book is about …);</w:t>
      </w:r>
    </w:p>
    <w:p w14:paraId="50ACA5E7" w14:textId="77777777" w:rsidR="009139D7" w:rsidRDefault="00F44325" w:rsidP="009139D7">
      <w:pPr>
        <w:pStyle w:val="ListParagraph"/>
        <w:numPr>
          <w:ilvl w:val="0"/>
          <w:numId w:val="8"/>
        </w:numPr>
        <w:jc w:val="both"/>
        <w:rPr>
          <w:sz w:val="24"/>
          <w:szCs w:val="24"/>
          <w:lang w:val="en-US"/>
        </w:rPr>
      </w:pPr>
      <w:r>
        <w:rPr>
          <w:sz w:val="24"/>
          <w:szCs w:val="24"/>
          <w:lang w:val="en-US"/>
        </w:rPr>
        <w:t>Include key topics</w:t>
      </w:r>
      <w:r w:rsidR="009139D7">
        <w:rPr>
          <w:sz w:val="24"/>
          <w:szCs w:val="24"/>
          <w:lang w:val="en-US"/>
        </w:rPr>
        <w:t xml:space="preserve"> and highlight didactical features if any</w:t>
      </w:r>
      <w:r>
        <w:rPr>
          <w:sz w:val="24"/>
          <w:szCs w:val="24"/>
          <w:lang w:val="en-US"/>
        </w:rPr>
        <w:t>,</w:t>
      </w:r>
      <w:r w:rsidR="009139D7">
        <w:rPr>
          <w:sz w:val="24"/>
          <w:szCs w:val="24"/>
          <w:lang w:val="en-US"/>
        </w:rPr>
        <w:t xml:space="preserve"> like exercises, computations, solutions, worked examples, chapter-end summaries, etc.</w:t>
      </w:r>
    </w:p>
    <w:p w14:paraId="0A6572E0" w14:textId="77777777" w:rsidR="009139D7" w:rsidRDefault="009139D7" w:rsidP="009139D7">
      <w:pPr>
        <w:pStyle w:val="ListParagraph"/>
        <w:numPr>
          <w:ilvl w:val="0"/>
          <w:numId w:val="8"/>
        </w:numPr>
        <w:jc w:val="both"/>
        <w:rPr>
          <w:sz w:val="24"/>
          <w:szCs w:val="24"/>
          <w:lang w:val="en-US"/>
        </w:rPr>
      </w:pPr>
      <w:r>
        <w:rPr>
          <w:sz w:val="24"/>
          <w:szCs w:val="24"/>
          <w:lang w:val="en-US"/>
        </w:rPr>
        <w:t>Address the audience, if students and/or researchers or seniors, studying or working in which specific fields? What background and level of knowledge is requested to read this book?</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2"/>
      </w:tblGrid>
      <w:tr w:rsidR="00EF1A96" w:rsidRPr="003A35B6" w14:paraId="77AADE6E" w14:textId="77777777" w:rsidTr="003A35B6">
        <w:tc>
          <w:tcPr>
            <w:tcW w:w="9288" w:type="dxa"/>
          </w:tcPr>
          <w:p w14:paraId="70F4BAB0" w14:textId="77777777" w:rsidR="00EF1A96" w:rsidRPr="003A35B6" w:rsidRDefault="00EF1A96" w:rsidP="003A35B6">
            <w:pPr>
              <w:pStyle w:val="ListParagraph"/>
              <w:ind w:left="0"/>
              <w:jc w:val="center"/>
              <w:rPr>
                <w:b/>
                <w:sz w:val="24"/>
                <w:szCs w:val="24"/>
                <w:lang w:val="en-US"/>
              </w:rPr>
            </w:pPr>
            <w:r w:rsidRPr="003A35B6">
              <w:rPr>
                <w:b/>
                <w:sz w:val="24"/>
                <w:szCs w:val="24"/>
                <w:lang w:val="en-US"/>
              </w:rPr>
              <w:lastRenderedPageBreak/>
              <w:t>Back Cover Text</w:t>
            </w:r>
          </w:p>
        </w:tc>
      </w:tr>
      <w:tr w:rsidR="00EF1A96" w:rsidRPr="003A35B6" w14:paraId="125675F9" w14:textId="77777777" w:rsidTr="003A35B6">
        <w:trPr>
          <w:trHeight w:val="4819"/>
        </w:trPr>
        <w:tc>
          <w:tcPr>
            <w:tcW w:w="9288" w:type="dxa"/>
          </w:tcPr>
          <w:p w14:paraId="14CF842E" w14:textId="77777777" w:rsidR="0070157D" w:rsidRDefault="0070157D" w:rsidP="0070157D">
            <w:pPr>
              <w:pStyle w:val="p1"/>
            </w:pPr>
            <w:r>
              <w:t xml:space="preserve">This book is about </w:t>
            </w:r>
            <w:r>
              <w:rPr>
                <w:rStyle w:val="s1"/>
                <w:b/>
                <w:bCs/>
              </w:rPr>
              <w:t>quantum sensing</w:t>
            </w:r>
            <w:r>
              <w:t>, a rapidly developing field that exploits the principles of quantum mechanics—such as superposition, entanglement, and quantum coherence—to measure physical quantities with unprecedented precision. Unlike classical sensors, quantum sensors can surpass conventional limits on measurement accuracy, enabling ultra-sensitive detection of time, magnetic and electric fields, acceleration, rotation, and other signals of scientific and technological importance.</w:t>
            </w:r>
          </w:p>
          <w:p w14:paraId="6EAF47E7" w14:textId="77777777" w:rsidR="0070157D" w:rsidRDefault="0070157D" w:rsidP="0070157D">
            <w:pPr>
              <w:pStyle w:val="p1"/>
            </w:pPr>
            <w:r>
              <w:t>The book introduces the physical ideas behind quantum sensing in an accessible way, before developing the necessary mathematical and quantum-mechanical foundations. It covers key topics including quantum measurement theory, noise and decoherence, quantum estimation and Fisher-information–based limits, concrete sensor platforms (such as solid-state spin defects, atomic and photonic sensors), and modern directions such as machine-learning-assisted sensing, quantum control, and distributed quantum sensor networks. Throughout, theory is closely connected to realistic models and experimental protocols.</w:t>
            </w:r>
          </w:p>
          <w:p w14:paraId="712422C3" w14:textId="52AB885A" w:rsidR="00EF1A96" w:rsidRPr="003A35B6" w:rsidRDefault="0070157D" w:rsidP="00FA7C4C">
            <w:pPr>
              <w:pStyle w:val="p1"/>
            </w:pPr>
            <w:r>
              <w:t>Didactically, the book is designed as a self-contained learning resource. Each chapter includes worked examples, exercises, and numerical projects, supported by code examples that allow readers to simulate quantum sensors, estimation protocols, and noise effects. These features make the book suitable both for structured courses and for self-study. The intended audience is researchers in quantum technologies as well as advanced master’s and graduate students in physics, engineering, and related disciplines who seek a coherent and practical introduction to quantum sensing.</w:t>
            </w:r>
          </w:p>
        </w:tc>
      </w:tr>
    </w:tbl>
    <w:p w14:paraId="19F890ED" w14:textId="77777777" w:rsidR="00EF1A96" w:rsidRDefault="00EF1A96" w:rsidP="00EF1A96">
      <w:pPr>
        <w:pStyle w:val="ListParagraph"/>
        <w:ind w:left="360"/>
        <w:jc w:val="both"/>
        <w:rPr>
          <w:sz w:val="24"/>
          <w:szCs w:val="24"/>
          <w:lang w:val="en-US"/>
        </w:rPr>
      </w:pPr>
    </w:p>
    <w:p w14:paraId="6FDC81CD" w14:textId="77777777" w:rsidR="009139D7" w:rsidRPr="00C80406" w:rsidRDefault="009139D7" w:rsidP="001F5DE9">
      <w:pPr>
        <w:pStyle w:val="ListParagraph"/>
        <w:ind w:left="0"/>
        <w:jc w:val="both"/>
        <w:rPr>
          <w:sz w:val="24"/>
          <w:szCs w:val="24"/>
          <w:lang w:val="en-US"/>
        </w:rPr>
      </w:pPr>
    </w:p>
    <w:p w14:paraId="796C8E07" w14:textId="77777777" w:rsidR="00505958" w:rsidRDefault="00505958" w:rsidP="001F5DE9">
      <w:pPr>
        <w:pStyle w:val="ListParagraph"/>
        <w:ind w:left="0"/>
        <w:jc w:val="both"/>
        <w:rPr>
          <w:sz w:val="24"/>
          <w:szCs w:val="24"/>
          <w:lang w:val="en-US"/>
        </w:rPr>
      </w:pPr>
      <w:r w:rsidRPr="00C80406">
        <w:rPr>
          <w:sz w:val="24"/>
          <w:szCs w:val="24"/>
          <w:lang w:val="en-US"/>
        </w:rPr>
        <w:t xml:space="preserve">List at least three </w:t>
      </w:r>
      <w:r w:rsidRPr="001F5DE9">
        <w:rPr>
          <w:b/>
          <w:sz w:val="24"/>
          <w:szCs w:val="24"/>
          <w:lang w:val="en-US"/>
        </w:rPr>
        <w:t>unique selling points</w:t>
      </w:r>
      <w:r w:rsidRPr="00C80406">
        <w:rPr>
          <w:sz w:val="24"/>
          <w:szCs w:val="24"/>
          <w:lang w:val="en-US"/>
        </w:rPr>
        <w:t xml:space="preserve"> (USP). A USP is a comp</w:t>
      </w:r>
      <w:r w:rsidR="001F5DE9">
        <w:rPr>
          <w:sz w:val="24"/>
          <w:szCs w:val="24"/>
          <w:lang w:val="en-US"/>
        </w:rPr>
        <w:t>elling reason for why a reader</w:t>
      </w:r>
      <w:r w:rsidRPr="00C80406">
        <w:rPr>
          <w:sz w:val="24"/>
          <w:szCs w:val="24"/>
          <w:lang w:val="en-US"/>
        </w:rPr>
        <w:t xml:space="preserve"> should buy your boo</w:t>
      </w:r>
      <w:r w:rsidR="001F5DE9">
        <w:rPr>
          <w:sz w:val="24"/>
          <w:szCs w:val="24"/>
          <w:lang w:val="en-US"/>
        </w:rPr>
        <w:t>k instead of a similar one</w:t>
      </w:r>
      <w:r w:rsidRPr="00C80406">
        <w:rPr>
          <w:sz w:val="24"/>
          <w:szCs w:val="24"/>
          <w:lang w:val="en-US"/>
        </w:rPr>
        <w:t xml:space="preserve">. Ideally, each point will show how a key </w:t>
      </w:r>
      <w:r w:rsidR="001F5DE9">
        <w:rPr>
          <w:sz w:val="24"/>
          <w:szCs w:val="24"/>
          <w:lang w:val="en-US"/>
        </w:rPr>
        <w:t>feature</w:t>
      </w:r>
      <w:r w:rsidRPr="00C80406">
        <w:rPr>
          <w:sz w:val="24"/>
          <w:szCs w:val="24"/>
          <w:lang w:val="en-US"/>
        </w:rPr>
        <w:t xml:space="preserve"> leads to a custom</w:t>
      </w:r>
      <w:r w:rsidR="001F5DE9">
        <w:rPr>
          <w:sz w:val="24"/>
          <w:szCs w:val="24"/>
          <w:lang w:val="en-US"/>
        </w:rPr>
        <w:t>er benefit.</w:t>
      </w:r>
      <w:r w:rsidR="005E31E6">
        <w:rPr>
          <w:sz w:val="24"/>
          <w:szCs w:val="24"/>
          <w:lang w:val="en-US"/>
        </w:rPr>
        <w:t xml:space="preserve"> Max 120 characters for each entry.</w:t>
      </w:r>
    </w:p>
    <w:p w14:paraId="7FC54F9E" w14:textId="77777777" w:rsidR="00D16D48" w:rsidRDefault="00D16D48" w:rsidP="00D16D48">
      <w:pPr>
        <w:pStyle w:val="p1"/>
        <w:numPr>
          <w:ilvl w:val="0"/>
          <w:numId w:val="24"/>
        </w:numPr>
      </w:pPr>
      <w:r>
        <w:rPr>
          <w:rStyle w:val="s1"/>
          <w:b/>
          <w:bCs/>
        </w:rPr>
        <w:t>Unified theory-to-hardware view</w:t>
      </w:r>
      <w:r>
        <w:t>: connects metrology limits directly to realistic quantum sensor platforms.</w:t>
      </w:r>
    </w:p>
    <w:p w14:paraId="4F8C5403" w14:textId="77777777" w:rsidR="00D16D48" w:rsidRDefault="00D16D48" w:rsidP="00D16D48">
      <w:pPr>
        <w:pStyle w:val="p1"/>
        <w:numPr>
          <w:ilvl w:val="0"/>
          <w:numId w:val="24"/>
        </w:numPr>
      </w:pPr>
      <w:r>
        <w:rPr>
          <w:rStyle w:val="s1"/>
          <w:b/>
          <w:bCs/>
        </w:rPr>
        <w:t>Hands-on learning</w:t>
      </w:r>
      <w:r>
        <w:t>: worked examples, exercises, and code let readers simulate real quantum sensors themselves.</w:t>
      </w:r>
    </w:p>
    <w:p w14:paraId="557FDB6B" w14:textId="77777777" w:rsidR="00D16D48" w:rsidRDefault="00D16D48" w:rsidP="00D16D48">
      <w:pPr>
        <w:pStyle w:val="p1"/>
        <w:numPr>
          <w:ilvl w:val="0"/>
          <w:numId w:val="24"/>
        </w:numPr>
      </w:pPr>
      <w:r>
        <w:rPr>
          <w:rStyle w:val="s1"/>
          <w:b/>
          <w:bCs/>
        </w:rPr>
        <w:t>Noise-first perspective</w:t>
      </w:r>
      <w:r>
        <w:t>: decoherence and open-system effects are treated as central, not afterthoughts.</w:t>
      </w:r>
    </w:p>
    <w:p w14:paraId="25117A07" w14:textId="77777777" w:rsidR="00D16D48" w:rsidRDefault="00D16D48" w:rsidP="00D16D48">
      <w:pPr>
        <w:pStyle w:val="p1"/>
        <w:numPr>
          <w:ilvl w:val="0"/>
          <w:numId w:val="24"/>
        </w:numPr>
      </w:pPr>
      <w:r>
        <w:rPr>
          <w:rStyle w:val="s1"/>
          <w:b/>
          <w:bCs/>
        </w:rPr>
        <w:t>Modern scope</w:t>
      </w:r>
      <w:r>
        <w:t>: integrates Bayesian inference, machine learning, and distributed sensing in one coherent framework.</w:t>
      </w:r>
    </w:p>
    <w:p w14:paraId="2A83366F" w14:textId="77777777" w:rsidR="00D16D48" w:rsidRDefault="00D16D48" w:rsidP="00D16D48">
      <w:pPr>
        <w:pStyle w:val="p1"/>
        <w:numPr>
          <w:ilvl w:val="0"/>
          <w:numId w:val="24"/>
        </w:numPr>
      </w:pPr>
      <w:r>
        <w:rPr>
          <w:rStyle w:val="s1"/>
          <w:b/>
          <w:bCs/>
        </w:rPr>
        <w:t>Graduate-ready but accessible</w:t>
      </w:r>
      <w:r>
        <w:t>: self-contained foundations make advanced quantum sensing approachable without prior specialization.</w:t>
      </w:r>
    </w:p>
    <w:p w14:paraId="06CC1CA4" w14:textId="77777777" w:rsidR="00D16D48" w:rsidRDefault="00D16D48" w:rsidP="00D16D48">
      <w:pPr>
        <w:pStyle w:val="p3"/>
      </w:pPr>
    </w:p>
    <w:p w14:paraId="11E78C16" w14:textId="77777777" w:rsidR="00D16D48" w:rsidRDefault="00D16D48" w:rsidP="001F5DE9">
      <w:pPr>
        <w:pStyle w:val="ListParagraph"/>
        <w:ind w:left="0"/>
        <w:jc w:val="both"/>
        <w:rPr>
          <w:sz w:val="24"/>
          <w:szCs w:val="24"/>
          <w:lang w:val="en-US"/>
        </w:rPr>
      </w:pPr>
    </w:p>
    <w:p w14:paraId="24ADC0AA" w14:textId="77777777" w:rsidR="00505958" w:rsidRPr="00C80406" w:rsidRDefault="00505958" w:rsidP="001F5DE9">
      <w:pPr>
        <w:pStyle w:val="ListParagraph"/>
        <w:ind w:left="0"/>
        <w:jc w:val="both"/>
        <w:rPr>
          <w:sz w:val="24"/>
          <w:szCs w:val="24"/>
          <w:lang w:val="en-US"/>
        </w:rPr>
      </w:pPr>
    </w:p>
    <w:p w14:paraId="38C4F481" w14:textId="77777777" w:rsidR="004640D9" w:rsidRPr="001F5DE9" w:rsidRDefault="001F5DE9" w:rsidP="001F5DE9">
      <w:pPr>
        <w:pStyle w:val="ListParagraph"/>
        <w:ind w:left="0"/>
        <w:jc w:val="center"/>
        <w:rPr>
          <w:b/>
          <w:sz w:val="24"/>
          <w:szCs w:val="24"/>
          <w:lang w:val="en-US"/>
        </w:rPr>
      </w:pPr>
      <w:r w:rsidRPr="001F5DE9">
        <w:rPr>
          <w:b/>
          <w:sz w:val="24"/>
          <w:szCs w:val="24"/>
          <w:lang w:val="en-US"/>
        </w:rPr>
        <w:t>Keywords</w:t>
      </w:r>
    </w:p>
    <w:p w14:paraId="76E4BBEC" w14:textId="77777777" w:rsidR="00173D40" w:rsidRDefault="001F5DE9" w:rsidP="001F5DE9">
      <w:pPr>
        <w:pStyle w:val="ListParagraph"/>
        <w:ind w:left="0"/>
        <w:jc w:val="both"/>
        <w:rPr>
          <w:sz w:val="24"/>
          <w:szCs w:val="24"/>
          <w:lang w:val="en-US"/>
        </w:rPr>
      </w:pPr>
      <w:r w:rsidRPr="001F5DE9">
        <w:rPr>
          <w:sz w:val="24"/>
          <w:szCs w:val="24"/>
          <w:lang w:val="en-US"/>
        </w:rPr>
        <w:t>What are so</w:t>
      </w:r>
      <w:r>
        <w:rPr>
          <w:sz w:val="24"/>
          <w:szCs w:val="24"/>
          <w:lang w:val="en-US"/>
        </w:rPr>
        <w:t>me word combinations that potential readers</w:t>
      </w:r>
      <w:r w:rsidRPr="001F5DE9">
        <w:rPr>
          <w:sz w:val="24"/>
          <w:szCs w:val="24"/>
          <w:lang w:val="en-US"/>
        </w:rPr>
        <w:t xml:space="preserve"> will use to search for your book in Google? Try to be as specific, brief and unique as possible. For example, ‘astronomy book’ is too broad, but ‘atmospheric plasma effects’ is very useful.</w:t>
      </w:r>
    </w:p>
    <w:p w14:paraId="7E6B855D" w14:textId="77777777" w:rsidR="00D16D48" w:rsidRDefault="00D16D48" w:rsidP="001F5DE9">
      <w:pPr>
        <w:pStyle w:val="ListParagraph"/>
        <w:ind w:left="0"/>
        <w:jc w:val="both"/>
        <w:rPr>
          <w:sz w:val="24"/>
          <w:szCs w:val="24"/>
          <w:lang w:val="en-US"/>
        </w:rPr>
      </w:pPr>
    </w:p>
    <w:p w14:paraId="054B3E9A" w14:textId="660F7197" w:rsidR="00D16D48" w:rsidRDefault="00D16D48" w:rsidP="00D16D48">
      <w:pPr>
        <w:pStyle w:val="p1"/>
        <w:numPr>
          <w:ilvl w:val="0"/>
          <w:numId w:val="23"/>
        </w:numPr>
      </w:pPr>
      <w:r>
        <w:t>Quantum sensing textbook for graduate students</w:t>
      </w:r>
    </w:p>
    <w:p w14:paraId="32AD4E52" w14:textId="13D01C89" w:rsidR="00D16D48" w:rsidRDefault="00D16D48" w:rsidP="00D16D48">
      <w:pPr>
        <w:pStyle w:val="p1"/>
        <w:numPr>
          <w:ilvl w:val="0"/>
          <w:numId w:val="23"/>
        </w:numPr>
      </w:pPr>
      <w:r>
        <w:t>Quantum sensing and quantum metrology book</w:t>
      </w:r>
    </w:p>
    <w:p w14:paraId="3DA2785B" w14:textId="7E07D605" w:rsidR="00D16D48" w:rsidRDefault="00D16D48" w:rsidP="00D16D48">
      <w:pPr>
        <w:pStyle w:val="p1"/>
        <w:numPr>
          <w:ilvl w:val="0"/>
          <w:numId w:val="23"/>
        </w:numPr>
      </w:pPr>
      <w:r>
        <w:t>Introduction to quantum sensing with examples</w:t>
      </w:r>
    </w:p>
    <w:p w14:paraId="1CF0095C" w14:textId="5D757CCF" w:rsidR="00D16D48" w:rsidRDefault="00D16D48" w:rsidP="00D16D48">
      <w:pPr>
        <w:pStyle w:val="p1"/>
        <w:numPr>
          <w:ilvl w:val="0"/>
          <w:numId w:val="23"/>
        </w:numPr>
      </w:pPr>
      <w:r>
        <w:t>Quantum Fisher information sensing textbook</w:t>
      </w:r>
    </w:p>
    <w:p w14:paraId="3FA3E125" w14:textId="1F80C932" w:rsidR="00D16D48" w:rsidRDefault="00D16D48" w:rsidP="00D16D48">
      <w:pPr>
        <w:pStyle w:val="p1"/>
        <w:numPr>
          <w:ilvl w:val="0"/>
          <w:numId w:val="23"/>
        </w:numPr>
      </w:pPr>
      <w:r>
        <w:t>Quantum sensors theory and applications</w:t>
      </w:r>
    </w:p>
    <w:p w14:paraId="0D01104D" w14:textId="38BCBDD2" w:rsidR="00D16D48" w:rsidRDefault="00D16D48" w:rsidP="00D16D48">
      <w:pPr>
        <w:pStyle w:val="p1"/>
        <w:numPr>
          <w:ilvl w:val="0"/>
          <w:numId w:val="23"/>
        </w:numPr>
      </w:pPr>
      <w:r>
        <w:t>Quantum sensing lecture notes with exercises</w:t>
      </w:r>
    </w:p>
    <w:p w14:paraId="7CDB14DD" w14:textId="720E9551" w:rsidR="00D16D48" w:rsidRDefault="00D16D48" w:rsidP="00D16D48">
      <w:pPr>
        <w:pStyle w:val="p1"/>
        <w:numPr>
          <w:ilvl w:val="0"/>
          <w:numId w:val="23"/>
        </w:numPr>
      </w:pPr>
      <w:r>
        <w:t>Quantum sensing numerical simulations python</w:t>
      </w:r>
    </w:p>
    <w:p w14:paraId="7BBC59A5" w14:textId="29A4F4FB" w:rsidR="00D16D48" w:rsidRDefault="00D16D48" w:rsidP="00D16D48">
      <w:pPr>
        <w:pStyle w:val="p1"/>
        <w:numPr>
          <w:ilvl w:val="0"/>
          <w:numId w:val="23"/>
        </w:numPr>
      </w:pPr>
      <w:r>
        <w:t>Noise and decoherence in quantum sensors</w:t>
      </w:r>
    </w:p>
    <w:p w14:paraId="03C7F66C" w14:textId="77777777" w:rsidR="00D16D48" w:rsidRDefault="00D16D48" w:rsidP="00D16D48">
      <w:pPr>
        <w:pStyle w:val="p1"/>
        <w:numPr>
          <w:ilvl w:val="0"/>
          <w:numId w:val="23"/>
        </w:numPr>
      </w:pPr>
      <w:r>
        <w:t>Bayesian estimation for quantum sensing</w:t>
      </w:r>
    </w:p>
    <w:p w14:paraId="29453ADE" w14:textId="7D590D84" w:rsidR="00D16D48" w:rsidRDefault="00D16D48" w:rsidP="00D16D48">
      <w:pPr>
        <w:pStyle w:val="p1"/>
        <w:numPr>
          <w:ilvl w:val="0"/>
          <w:numId w:val="23"/>
        </w:numPr>
      </w:pPr>
      <w:r>
        <w:t>Machine learning methods for quantum sensing</w:t>
      </w:r>
    </w:p>
    <w:p w14:paraId="5FF021E0" w14:textId="30CDC617" w:rsidR="00D16D48" w:rsidRDefault="00D16D48" w:rsidP="00D16D48">
      <w:pPr>
        <w:pStyle w:val="p1"/>
        <w:numPr>
          <w:ilvl w:val="0"/>
          <w:numId w:val="23"/>
        </w:numPr>
      </w:pPr>
      <w:r>
        <w:t>Quantum sensor platforms NV centers atoms</w:t>
      </w:r>
    </w:p>
    <w:p w14:paraId="515A03EF" w14:textId="14104697" w:rsidR="00D16D48" w:rsidRPr="00D16D48" w:rsidRDefault="00D16D48" w:rsidP="00D16D48">
      <w:pPr>
        <w:pStyle w:val="p1"/>
        <w:numPr>
          <w:ilvl w:val="0"/>
          <w:numId w:val="23"/>
        </w:numPr>
      </w:pPr>
      <w:r>
        <w:t>Distributed quantum sensing and sensor networks</w:t>
      </w:r>
    </w:p>
    <w:p w14:paraId="7FF79AE3" w14:textId="7FE5171C" w:rsidR="001F5DE9" w:rsidRPr="00847A76" w:rsidRDefault="001F5DE9" w:rsidP="00847A76">
      <w:pPr>
        <w:jc w:val="both"/>
        <w:rPr>
          <w:sz w:val="24"/>
          <w:szCs w:val="24"/>
          <w:lang w:val="en-US"/>
        </w:rPr>
      </w:pPr>
    </w:p>
    <w:p w14:paraId="58FDFA7D" w14:textId="77777777" w:rsidR="005D19CD" w:rsidRPr="00C80406" w:rsidRDefault="005D19CD" w:rsidP="005D19CD">
      <w:pPr>
        <w:pStyle w:val="ListParagraph"/>
        <w:ind w:left="0"/>
        <w:jc w:val="both"/>
        <w:rPr>
          <w:sz w:val="24"/>
          <w:szCs w:val="24"/>
          <w:lang w:val="en-US"/>
        </w:rPr>
      </w:pPr>
    </w:p>
    <w:p w14:paraId="227F6933" w14:textId="77777777" w:rsidR="00505958" w:rsidRPr="00C80406" w:rsidRDefault="002D4D0D" w:rsidP="005D19CD">
      <w:pPr>
        <w:pStyle w:val="ListParagraph"/>
        <w:ind w:left="0"/>
        <w:jc w:val="center"/>
        <w:rPr>
          <w:b/>
          <w:sz w:val="24"/>
          <w:szCs w:val="24"/>
          <w:lang w:val="en-US"/>
        </w:rPr>
      </w:pPr>
      <w:r w:rsidRPr="00C80406">
        <w:rPr>
          <w:b/>
          <w:sz w:val="24"/>
          <w:szCs w:val="24"/>
          <w:lang w:val="en-US"/>
        </w:rPr>
        <w:t>C</w:t>
      </w:r>
      <w:r w:rsidR="005D19CD">
        <w:rPr>
          <w:b/>
          <w:sz w:val="24"/>
          <w:szCs w:val="24"/>
          <w:lang w:val="en-US"/>
        </w:rPr>
        <w:t>ompetitive</w:t>
      </w:r>
      <w:r w:rsidRPr="00C80406">
        <w:rPr>
          <w:b/>
          <w:sz w:val="24"/>
          <w:szCs w:val="24"/>
          <w:lang w:val="en-US"/>
        </w:rPr>
        <w:t xml:space="preserve"> L</w:t>
      </w:r>
      <w:r w:rsidR="005D19CD">
        <w:rPr>
          <w:b/>
          <w:sz w:val="24"/>
          <w:szCs w:val="24"/>
          <w:lang w:val="en-US"/>
        </w:rPr>
        <w:t>iterature</w:t>
      </w:r>
    </w:p>
    <w:p w14:paraId="0CF39090" w14:textId="77777777" w:rsidR="00505958" w:rsidRDefault="00FD6B5D" w:rsidP="005D19CD">
      <w:pPr>
        <w:pStyle w:val="ListParagraph"/>
        <w:ind w:left="0"/>
        <w:jc w:val="both"/>
        <w:rPr>
          <w:sz w:val="24"/>
          <w:szCs w:val="24"/>
          <w:lang w:val="en-US"/>
        </w:rPr>
      </w:pPr>
      <w:r w:rsidRPr="00C80406">
        <w:rPr>
          <w:sz w:val="24"/>
          <w:szCs w:val="24"/>
          <w:lang w:val="en-US"/>
        </w:rPr>
        <w:t>Please provide information about competing titles in the area, with as much detail as possible. Please include title, author/editor name(s), year of publication, ISBN, price, number of pages and an explanation of how your book is</w:t>
      </w:r>
      <w:r w:rsidR="005D19CD">
        <w:rPr>
          <w:sz w:val="24"/>
          <w:szCs w:val="24"/>
          <w:lang w:val="en-US"/>
        </w:rPr>
        <w:t xml:space="preserve"> </w:t>
      </w:r>
      <w:r w:rsidRPr="00C80406">
        <w:rPr>
          <w:sz w:val="24"/>
          <w:szCs w:val="24"/>
          <w:lang w:val="en-US"/>
        </w:rPr>
        <w:t>different.</w:t>
      </w:r>
    </w:p>
    <w:p w14:paraId="61BA6093" w14:textId="77777777" w:rsidR="002025CC" w:rsidRDefault="002025CC" w:rsidP="005D19CD">
      <w:pPr>
        <w:pStyle w:val="ListParagraph"/>
        <w:ind w:left="0"/>
        <w:jc w:val="both"/>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5"/>
        <w:gridCol w:w="4537"/>
      </w:tblGrid>
      <w:tr w:rsidR="009139D7" w:rsidRPr="003A35B6" w14:paraId="4138398B" w14:textId="77777777" w:rsidTr="17FD062F">
        <w:tc>
          <w:tcPr>
            <w:tcW w:w="4644" w:type="dxa"/>
          </w:tcPr>
          <w:p w14:paraId="76FD9F47" w14:textId="77777777" w:rsidR="009139D7" w:rsidRPr="003A35B6" w:rsidRDefault="009139D7" w:rsidP="003A35B6">
            <w:pPr>
              <w:pStyle w:val="ListParagraph"/>
              <w:ind w:left="0"/>
              <w:jc w:val="center"/>
              <w:rPr>
                <w:b/>
                <w:sz w:val="24"/>
                <w:szCs w:val="24"/>
                <w:lang w:val="en-US"/>
              </w:rPr>
            </w:pPr>
            <w:r w:rsidRPr="003A35B6">
              <w:rPr>
                <w:b/>
                <w:sz w:val="24"/>
                <w:szCs w:val="24"/>
                <w:lang w:val="en-US"/>
              </w:rPr>
              <w:t>Competing Title</w:t>
            </w:r>
          </w:p>
        </w:tc>
        <w:tc>
          <w:tcPr>
            <w:tcW w:w="4644" w:type="dxa"/>
          </w:tcPr>
          <w:p w14:paraId="7AD4651E" w14:textId="77777777" w:rsidR="009139D7" w:rsidRPr="003A35B6" w:rsidRDefault="009139D7" w:rsidP="003A35B6">
            <w:pPr>
              <w:pStyle w:val="ListParagraph"/>
              <w:ind w:left="0"/>
              <w:jc w:val="center"/>
              <w:rPr>
                <w:b/>
                <w:sz w:val="24"/>
                <w:szCs w:val="24"/>
                <w:lang w:val="en-US"/>
              </w:rPr>
            </w:pPr>
            <w:r w:rsidRPr="003A35B6">
              <w:rPr>
                <w:b/>
                <w:sz w:val="24"/>
                <w:szCs w:val="24"/>
                <w:lang w:val="en-US"/>
              </w:rPr>
              <w:t>Explanation</w:t>
            </w:r>
          </w:p>
        </w:tc>
      </w:tr>
      <w:tr w:rsidR="009139D7" w:rsidRPr="003A35B6" w14:paraId="6D1E5F8B" w14:textId="77777777" w:rsidTr="17FD062F">
        <w:trPr>
          <w:trHeight w:val="1274"/>
        </w:trPr>
        <w:tc>
          <w:tcPr>
            <w:tcW w:w="4644" w:type="dxa"/>
          </w:tcPr>
          <w:p w14:paraId="5C33F387" w14:textId="77777777" w:rsidR="00D16D48" w:rsidRDefault="00D16D48" w:rsidP="17FD062F">
            <w:pPr>
              <w:pStyle w:val="Heading2"/>
              <w:rPr>
                <w:sz w:val="28"/>
                <w:szCs w:val="28"/>
              </w:rPr>
            </w:pPr>
            <w:r w:rsidRPr="17FD062F">
              <w:rPr>
                <w:sz w:val="28"/>
                <w:szCs w:val="28"/>
              </w:rPr>
              <w:t>Introduction to Quantum Metrology: The Revised SI System and Quantum Standards</w:t>
            </w:r>
          </w:p>
          <w:p w14:paraId="5012694B" w14:textId="77777777" w:rsidR="00D16D48" w:rsidRDefault="00D16D48" w:rsidP="00D16D48">
            <w:pPr>
              <w:pStyle w:val="p2"/>
            </w:pPr>
          </w:p>
          <w:p w14:paraId="6D5E479F" w14:textId="77777777" w:rsidR="00D16D48" w:rsidRDefault="00D16D48" w:rsidP="00D16D48">
            <w:pPr>
              <w:pStyle w:val="p3"/>
            </w:pPr>
            <w:r>
              <w:rPr>
                <w:rStyle w:val="s2"/>
                <w:b/>
                <w:bCs/>
              </w:rPr>
              <w:t>Author:</w:t>
            </w:r>
            <w:r>
              <w:t xml:space="preserve"> Waldemar Nawrocki</w:t>
            </w:r>
          </w:p>
          <w:p w14:paraId="54EE95BF" w14:textId="77777777" w:rsidR="00D16D48" w:rsidRDefault="00D16D48" w:rsidP="00D16D48">
            <w:pPr>
              <w:pStyle w:val="p3"/>
            </w:pPr>
            <w:r>
              <w:rPr>
                <w:rStyle w:val="s2"/>
                <w:b/>
                <w:bCs/>
              </w:rPr>
              <w:t>Year:</w:t>
            </w:r>
            <w:r>
              <w:t xml:space="preserve"> 2019 (2nd ed.)</w:t>
            </w:r>
            <w:r>
              <w:rPr>
                <w:rStyle w:val="apple-converted-space"/>
              </w:rPr>
              <w:t xml:space="preserve">  </w:t>
            </w:r>
          </w:p>
          <w:p w14:paraId="5FF3AB4F" w14:textId="77777777" w:rsidR="00D16D48" w:rsidRDefault="00D16D48" w:rsidP="00D16D48">
            <w:pPr>
              <w:pStyle w:val="p4"/>
            </w:pPr>
            <w:r>
              <w:rPr>
                <w:b/>
                <w:bCs/>
              </w:rPr>
              <w:t>ISBNs:</w:t>
            </w:r>
            <w:r>
              <w:rPr>
                <w:rStyle w:val="s4"/>
                <w:rFonts w:eastAsiaTheme="majorEastAsia"/>
              </w:rPr>
              <w:t xml:space="preserve"> Hardcover </w:t>
            </w:r>
            <w:r>
              <w:rPr>
                <w:b/>
                <w:bCs/>
              </w:rPr>
              <w:t>978-3-030-19676-9</w:t>
            </w:r>
            <w:r>
              <w:rPr>
                <w:rStyle w:val="s4"/>
                <w:rFonts w:eastAsiaTheme="majorEastAsia"/>
              </w:rPr>
              <w:t xml:space="preserve">; eBook </w:t>
            </w:r>
            <w:r>
              <w:rPr>
                <w:b/>
                <w:bCs/>
              </w:rPr>
              <w:t>978-3-030-19677-6</w:t>
            </w:r>
            <w:r>
              <w:rPr>
                <w:rStyle w:val="apple-converted-space"/>
              </w:rPr>
              <w:t xml:space="preserve">  </w:t>
            </w:r>
          </w:p>
          <w:p w14:paraId="21FFD742" w14:textId="77777777" w:rsidR="00D16D48" w:rsidRDefault="00D16D48" w:rsidP="00D16D48">
            <w:pPr>
              <w:pStyle w:val="p4"/>
            </w:pPr>
            <w:r w:rsidRPr="17FD062F">
              <w:rPr>
                <w:b/>
                <w:bCs/>
              </w:rPr>
              <w:t>Pages:</w:t>
            </w:r>
            <w:r w:rsidRPr="17FD062F">
              <w:rPr>
                <w:rStyle w:val="s4"/>
                <w:rFonts w:eastAsiaTheme="majorEastAsia"/>
              </w:rPr>
              <w:t xml:space="preserve"> </w:t>
            </w:r>
            <w:r w:rsidRPr="17FD062F">
              <w:rPr>
                <w:b/>
                <w:bCs/>
              </w:rPr>
              <w:t>XIV, 326</w:t>
            </w:r>
            <w:r w:rsidRPr="17FD062F">
              <w:rPr>
                <w:rStyle w:val="apple-converted-space"/>
              </w:rPr>
              <w:t xml:space="preserve">  </w:t>
            </w:r>
          </w:p>
          <w:p w14:paraId="250456E6" w14:textId="4CEC5E47" w:rsidR="009139D7" w:rsidRPr="003E45CC" w:rsidRDefault="009139D7" w:rsidP="00490BDB">
            <w:pPr>
              <w:pStyle w:val="p1"/>
            </w:pPr>
          </w:p>
        </w:tc>
        <w:tc>
          <w:tcPr>
            <w:tcW w:w="4644" w:type="dxa"/>
          </w:tcPr>
          <w:p w14:paraId="20F25011" w14:textId="1C286E39" w:rsidR="00D16D48" w:rsidRDefault="00D16D48" w:rsidP="00D16D48">
            <w:pPr>
              <w:pStyle w:val="p1"/>
            </w:pPr>
            <w:r>
              <w:t xml:space="preserve">Nawrocki is </w:t>
            </w:r>
            <w:r>
              <w:rPr>
                <w:rStyle w:val="s1"/>
                <w:b/>
                <w:bCs/>
              </w:rPr>
              <w:t>metrology/standards-focused</w:t>
            </w:r>
            <w:r>
              <w:t xml:space="preserve"> (SI units, quantum standards, instrumentation). Our book is a </w:t>
            </w:r>
            <w:r>
              <w:rPr>
                <w:rStyle w:val="s1"/>
                <w:b/>
                <w:bCs/>
              </w:rPr>
              <w:t>quantum sensing learning text</w:t>
            </w:r>
            <w:r>
              <w:t xml:space="preserve"> with </w:t>
            </w:r>
            <w:r>
              <w:rPr>
                <w:rStyle w:val="s1"/>
                <w:b/>
                <w:bCs/>
              </w:rPr>
              <w:t>exercises + numerical projects + code</w:t>
            </w:r>
            <w:r>
              <w:t>, and a broader sensing workflow: devices, noise/decoherence, estimation theory, Bayesian/ML, networks.</w:t>
            </w:r>
          </w:p>
          <w:p w14:paraId="32868162" w14:textId="77777777" w:rsidR="009139D7" w:rsidRPr="003A35B6" w:rsidRDefault="009139D7" w:rsidP="00FA7C4C">
            <w:pPr>
              <w:pStyle w:val="p1"/>
            </w:pPr>
          </w:p>
        </w:tc>
      </w:tr>
      <w:tr w:rsidR="009139D7" w:rsidRPr="003A35B6" w14:paraId="4383B127" w14:textId="77777777" w:rsidTr="17FD062F">
        <w:trPr>
          <w:trHeight w:val="1338"/>
        </w:trPr>
        <w:tc>
          <w:tcPr>
            <w:tcW w:w="4644" w:type="dxa"/>
          </w:tcPr>
          <w:p w14:paraId="1D2C3D59" w14:textId="6B9B59E2" w:rsidR="196D60BF" w:rsidRDefault="196D60BF" w:rsidP="17FD062F">
            <w:pPr>
              <w:pStyle w:val="p1"/>
            </w:pPr>
            <w:r w:rsidRPr="17FD062F">
              <w:rPr>
                <w:rStyle w:val="s1"/>
                <w:b/>
                <w:bCs/>
                <w:sz w:val="28"/>
                <w:szCs w:val="28"/>
              </w:rPr>
              <w:t>Quantum Metrology, Imaging and Communication</w:t>
            </w:r>
          </w:p>
          <w:p w14:paraId="70AA2EDB" w14:textId="6008A87B" w:rsidR="17FD062F" w:rsidRDefault="17FD062F" w:rsidP="17FD062F">
            <w:pPr>
              <w:pStyle w:val="p1"/>
              <w:rPr>
                <w:rStyle w:val="s1"/>
                <w:b/>
                <w:bCs/>
              </w:rPr>
            </w:pPr>
          </w:p>
          <w:p w14:paraId="4AA3BABF" w14:textId="77777777" w:rsidR="00143A39" w:rsidRDefault="00143A39" w:rsidP="00143A39">
            <w:pPr>
              <w:pStyle w:val="p1"/>
            </w:pPr>
            <w:r>
              <w:rPr>
                <w:rStyle w:val="s1"/>
                <w:b/>
                <w:bCs/>
              </w:rPr>
              <w:t>Authors:</w:t>
            </w:r>
            <w:r>
              <w:t xml:space="preserve"> David S. Simon, Gregg Jaeger, Alexander V. Sergienko</w:t>
            </w:r>
            <w:r>
              <w:rPr>
                <w:rStyle w:val="apple-converted-space"/>
              </w:rPr>
              <w:t xml:space="preserve">  </w:t>
            </w:r>
          </w:p>
          <w:p w14:paraId="06400B7E" w14:textId="77777777" w:rsidR="00143A39" w:rsidRDefault="00143A39" w:rsidP="00143A39">
            <w:pPr>
              <w:pStyle w:val="p1"/>
            </w:pPr>
            <w:r>
              <w:rPr>
                <w:rStyle w:val="s1"/>
                <w:b/>
                <w:bCs/>
              </w:rPr>
              <w:lastRenderedPageBreak/>
              <w:t>Copyright/Year:</w:t>
            </w:r>
            <w:r>
              <w:t xml:space="preserve"> 2017 (Springer copyright; hardcover published Dec 2016)</w:t>
            </w:r>
            <w:r>
              <w:rPr>
                <w:rStyle w:val="apple-converted-space"/>
              </w:rPr>
              <w:t xml:space="preserve">  </w:t>
            </w:r>
          </w:p>
          <w:p w14:paraId="62059153" w14:textId="77777777" w:rsidR="00143A39" w:rsidRDefault="00143A39" w:rsidP="00143A39">
            <w:pPr>
              <w:pStyle w:val="p2"/>
            </w:pPr>
            <w:r>
              <w:rPr>
                <w:b/>
                <w:bCs/>
              </w:rPr>
              <w:t>ISBNs:</w:t>
            </w:r>
            <w:r>
              <w:rPr>
                <w:rStyle w:val="s3"/>
              </w:rPr>
              <w:t xml:space="preserve"> Hardcover </w:t>
            </w:r>
            <w:r>
              <w:rPr>
                <w:b/>
                <w:bCs/>
              </w:rPr>
              <w:t>978-3-319-46549-4</w:t>
            </w:r>
            <w:r>
              <w:rPr>
                <w:rStyle w:val="s3"/>
              </w:rPr>
              <w:t xml:space="preserve">; eBook </w:t>
            </w:r>
            <w:r>
              <w:rPr>
                <w:b/>
                <w:bCs/>
              </w:rPr>
              <w:t>978-3-319-46551-7</w:t>
            </w:r>
            <w:r>
              <w:rPr>
                <w:rStyle w:val="s3"/>
              </w:rPr>
              <w:t xml:space="preserve">; Softcover </w:t>
            </w:r>
            <w:r>
              <w:rPr>
                <w:b/>
                <w:bCs/>
              </w:rPr>
              <w:t>978-3-319-83540-2</w:t>
            </w:r>
            <w:r>
              <w:rPr>
                <w:rStyle w:val="apple-converted-space"/>
              </w:rPr>
              <w:t xml:space="preserve">  </w:t>
            </w:r>
          </w:p>
          <w:p w14:paraId="0AA511F8" w14:textId="77777777" w:rsidR="00143A39" w:rsidRDefault="00143A39" w:rsidP="00143A39">
            <w:pPr>
              <w:pStyle w:val="p2"/>
            </w:pPr>
            <w:r>
              <w:rPr>
                <w:b/>
                <w:bCs/>
              </w:rPr>
              <w:t>Pages:</w:t>
            </w:r>
            <w:r>
              <w:rPr>
                <w:rStyle w:val="s3"/>
              </w:rPr>
              <w:t xml:space="preserve"> </w:t>
            </w:r>
            <w:r>
              <w:rPr>
                <w:b/>
                <w:bCs/>
              </w:rPr>
              <w:t>XII, 273</w:t>
            </w:r>
            <w:r>
              <w:rPr>
                <w:rStyle w:val="s3"/>
              </w:rPr>
              <w:t xml:space="preserve"> </w:t>
            </w:r>
            <w:r>
              <w:rPr>
                <w:rStyle w:val="apple-converted-space"/>
              </w:rPr>
              <w:t> </w:t>
            </w:r>
          </w:p>
          <w:p w14:paraId="41445A9F" w14:textId="30F24690" w:rsidR="009139D7" w:rsidRPr="003A35B6" w:rsidRDefault="009139D7" w:rsidP="00FA7C4C">
            <w:pPr>
              <w:pStyle w:val="p1"/>
            </w:pPr>
          </w:p>
        </w:tc>
        <w:tc>
          <w:tcPr>
            <w:tcW w:w="4644" w:type="dxa"/>
          </w:tcPr>
          <w:p w14:paraId="76555AA7" w14:textId="1202005D" w:rsidR="009139D7" w:rsidRPr="003A35B6" w:rsidRDefault="00143A39" w:rsidP="00FA7C4C">
            <w:pPr>
              <w:pStyle w:val="p1"/>
            </w:pPr>
            <w:r w:rsidRPr="00143A39">
              <w:lastRenderedPageBreak/>
              <w:t xml:space="preserve">This title is quantum-optics heavy (two-photon interferometry, imaging, optical metrology). </w:t>
            </w:r>
            <w:r>
              <w:t>O</w:t>
            </w:r>
            <w:r w:rsidRPr="00143A39">
              <w:t>ur book is platform-diverse and sensor-centric (e.g., spins/NV, atoms, superconducting devices), explicitly develops noise/decoherence + estimation theory, and includes didactical exercises/projects/code for hands-on learning.</w:t>
            </w:r>
          </w:p>
        </w:tc>
      </w:tr>
      <w:tr w:rsidR="009139D7" w:rsidRPr="003A35B6" w14:paraId="1046CB13" w14:textId="77777777" w:rsidTr="17FD062F">
        <w:trPr>
          <w:trHeight w:val="1417"/>
        </w:trPr>
        <w:tc>
          <w:tcPr>
            <w:tcW w:w="4644" w:type="dxa"/>
          </w:tcPr>
          <w:p w14:paraId="40AB3220" w14:textId="5002F299" w:rsidR="00143A39" w:rsidRDefault="72E7D511" w:rsidP="17FD062F">
            <w:pPr>
              <w:pStyle w:val="Heading2"/>
              <w:rPr>
                <w:sz w:val="28"/>
                <w:szCs w:val="28"/>
              </w:rPr>
            </w:pPr>
            <w:r w:rsidRPr="17FD062F">
              <w:rPr>
                <w:sz w:val="28"/>
                <w:szCs w:val="28"/>
              </w:rPr>
              <w:t>Quantum Communication, Quantum Networks, and Quantum Sensing: An Applied Approach</w:t>
            </w:r>
          </w:p>
          <w:p w14:paraId="02AECE7E" w14:textId="77777777" w:rsidR="00143A39" w:rsidRDefault="00143A39" w:rsidP="00143A39">
            <w:pPr>
              <w:pStyle w:val="p2"/>
            </w:pPr>
          </w:p>
          <w:p w14:paraId="07347B96" w14:textId="77777777" w:rsidR="00143A39" w:rsidRDefault="00143A39" w:rsidP="00143A39">
            <w:pPr>
              <w:pStyle w:val="p3"/>
            </w:pPr>
            <w:r>
              <w:rPr>
                <w:rStyle w:val="s2"/>
                <w:b/>
                <w:bCs/>
              </w:rPr>
              <w:t>Author:</w:t>
            </w:r>
            <w:r>
              <w:t xml:space="preserve"> Ivan B. Djordjevic</w:t>
            </w:r>
          </w:p>
          <w:p w14:paraId="0375EBBC" w14:textId="77777777" w:rsidR="00143A39" w:rsidRDefault="00143A39" w:rsidP="00143A39">
            <w:pPr>
              <w:pStyle w:val="p3"/>
            </w:pPr>
            <w:r>
              <w:rPr>
                <w:rStyle w:val="s2"/>
                <w:b/>
                <w:bCs/>
              </w:rPr>
              <w:t>Year:</w:t>
            </w:r>
            <w:r>
              <w:t xml:space="preserve"> 2022 (Academic Press/Elsevier)</w:t>
            </w:r>
            <w:r>
              <w:rPr>
                <w:rStyle w:val="apple-converted-space"/>
              </w:rPr>
              <w:t xml:space="preserve">  </w:t>
            </w:r>
          </w:p>
          <w:p w14:paraId="5DE14548" w14:textId="77777777" w:rsidR="00143A39" w:rsidRDefault="00143A39" w:rsidP="00143A39">
            <w:pPr>
              <w:pStyle w:val="p3"/>
            </w:pPr>
            <w:r>
              <w:rPr>
                <w:rStyle w:val="s2"/>
                <w:b/>
                <w:bCs/>
              </w:rPr>
              <w:t>ISBN:</w:t>
            </w:r>
            <w:r>
              <w:t xml:space="preserve"> </w:t>
            </w:r>
            <w:r>
              <w:rPr>
                <w:rStyle w:val="s2"/>
                <w:b/>
                <w:bCs/>
              </w:rPr>
              <w:t>9780128229422</w:t>
            </w:r>
            <w:r>
              <w:t xml:space="preserve"> (ISBN-10: 012822942X)</w:t>
            </w:r>
            <w:r>
              <w:rPr>
                <w:rStyle w:val="apple-converted-space"/>
              </w:rPr>
              <w:t xml:space="preserve">  </w:t>
            </w:r>
          </w:p>
          <w:p w14:paraId="262BBC5E" w14:textId="77777777" w:rsidR="00143A39" w:rsidRDefault="00143A39" w:rsidP="00143A39">
            <w:pPr>
              <w:pStyle w:val="p4"/>
            </w:pPr>
            <w:r>
              <w:rPr>
                <w:b/>
                <w:bCs/>
              </w:rPr>
              <w:t>Pages:</w:t>
            </w:r>
            <w:r>
              <w:rPr>
                <w:rStyle w:val="s4"/>
                <w:rFonts w:eastAsiaTheme="majorEastAsia"/>
              </w:rPr>
              <w:t xml:space="preserve"> </w:t>
            </w:r>
            <w:r>
              <w:rPr>
                <w:b/>
                <w:bCs/>
              </w:rPr>
              <w:t>622</w:t>
            </w:r>
            <w:r>
              <w:rPr>
                <w:rStyle w:val="apple-converted-space"/>
              </w:rPr>
              <w:t> </w:t>
            </w:r>
          </w:p>
          <w:p w14:paraId="2E300201" w14:textId="22E9ACED" w:rsidR="009139D7" w:rsidRPr="003E45CC" w:rsidRDefault="009139D7" w:rsidP="003E45CC">
            <w:pPr>
              <w:pStyle w:val="Heading2"/>
              <w:rPr>
                <w:b w:val="0"/>
                <w:bCs w:val="0"/>
                <w:sz w:val="24"/>
                <w:szCs w:val="24"/>
              </w:rPr>
            </w:pPr>
          </w:p>
        </w:tc>
        <w:tc>
          <w:tcPr>
            <w:tcW w:w="4644" w:type="dxa"/>
          </w:tcPr>
          <w:p w14:paraId="56E93685" w14:textId="1264A773" w:rsidR="00143A39" w:rsidRDefault="00143A39" w:rsidP="00143A39">
            <w:pPr>
              <w:pStyle w:val="p1"/>
            </w:pPr>
            <w:r>
              <w:t xml:space="preserve">Djordjevic is a </w:t>
            </w:r>
            <w:r>
              <w:rPr>
                <w:rStyle w:val="s1"/>
                <w:b/>
                <w:bCs/>
              </w:rPr>
              <w:t>broad engineering/applied umbrella</w:t>
            </w:r>
            <w:r>
              <w:t xml:space="preserve"> across comms, networks, QEC, and sensing. Our book goes </w:t>
            </w:r>
            <w:r>
              <w:rPr>
                <w:rStyle w:val="s1"/>
                <w:b/>
                <w:bCs/>
              </w:rPr>
              <w:t>deeper into quantum sensing as the central theme</w:t>
            </w:r>
            <w:r>
              <w:t xml:space="preserve">, with a </w:t>
            </w:r>
            <w:r>
              <w:rPr>
                <w:rStyle w:val="s1"/>
                <w:b/>
                <w:bCs/>
              </w:rPr>
              <w:t>pedagogical structure</w:t>
            </w:r>
            <w:r>
              <w:t xml:space="preserve"> (exercises, numerical projects, code examples) and a tighter emphasis on </w:t>
            </w:r>
            <w:r>
              <w:rPr>
                <w:rStyle w:val="s1"/>
                <w:b/>
                <w:bCs/>
              </w:rPr>
              <w:t>device physics + decoherence + estimation + Bayesian/ML sensing</w:t>
            </w:r>
            <w:r>
              <w:t xml:space="preserve"> as a coherent learning path</w:t>
            </w:r>
          </w:p>
          <w:p w14:paraId="02C9BC3B" w14:textId="77777777" w:rsidR="009139D7" w:rsidRPr="003A35B6" w:rsidRDefault="009139D7" w:rsidP="00FA7C4C">
            <w:pPr>
              <w:pStyle w:val="p1"/>
            </w:pPr>
          </w:p>
        </w:tc>
      </w:tr>
    </w:tbl>
    <w:p w14:paraId="560B3527" w14:textId="09197142" w:rsidR="17FD062F" w:rsidRDefault="17FD062F"/>
    <w:p w14:paraId="043FF15A" w14:textId="1D11467C" w:rsidR="17FD062F" w:rsidRDefault="17FD062F"/>
    <w:p w14:paraId="3B6D920E" w14:textId="77777777" w:rsidR="00FD6B5D" w:rsidRPr="00C80406" w:rsidRDefault="00FD6B5D" w:rsidP="009139D7">
      <w:pPr>
        <w:pStyle w:val="ListParagraph"/>
        <w:ind w:left="0"/>
        <w:jc w:val="both"/>
        <w:rPr>
          <w:sz w:val="24"/>
          <w:szCs w:val="24"/>
          <w:lang w:val="en-US"/>
        </w:rPr>
      </w:pPr>
    </w:p>
    <w:p w14:paraId="7588E9BE" w14:textId="77777777" w:rsidR="004640D9" w:rsidRPr="00C80406" w:rsidRDefault="004640D9" w:rsidP="009139D7">
      <w:pPr>
        <w:pStyle w:val="ListParagraph"/>
        <w:ind w:left="0"/>
        <w:jc w:val="both"/>
        <w:rPr>
          <w:sz w:val="24"/>
          <w:szCs w:val="24"/>
          <w:lang w:val="en-US"/>
        </w:rPr>
      </w:pPr>
    </w:p>
    <w:p w14:paraId="207C02E1" w14:textId="77777777" w:rsidR="00FD6B5D" w:rsidRPr="00C80406" w:rsidRDefault="009139D7" w:rsidP="009139D7">
      <w:pPr>
        <w:pStyle w:val="ListParagraph"/>
        <w:ind w:left="0"/>
        <w:jc w:val="center"/>
        <w:rPr>
          <w:b/>
          <w:sz w:val="24"/>
          <w:szCs w:val="24"/>
          <w:lang w:val="en-US"/>
        </w:rPr>
      </w:pPr>
      <w:r>
        <w:rPr>
          <w:b/>
          <w:sz w:val="24"/>
          <w:szCs w:val="24"/>
          <w:lang w:val="en-US"/>
        </w:rPr>
        <w:t>Open Access</w:t>
      </w:r>
    </w:p>
    <w:p w14:paraId="508737F2" w14:textId="77777777" w:rsidR="008A6325" w:rsidRDefault="008A6325" w:rsidP="008A6325">
      <w:pPr>
        <w:rPr>
          <w:sz w:val="24"/>
          <w:szCs w:val="24"/>
          <w:lang w:val="en-GB"/>
        </w:rPr>
      </w:pPr>
      <w:r>
        <w:rPr>
          <w:sz w:val="24"/>
          <w:szCs w:val="24"/>
          <w:lang w:val="en-US"/>
        </w:rPr>
        <w:t xml:space="preserve">Please check the book processing charge that we offer </w:t>
      </w:r>
      <w:hyperlink r:id="rId10" w:history="1">
        <w:r w:rsidRPr="007E6D7D">
          <w:rPr>
            <w:rStyle w:val="Hyperlink"/>
            <w:sz w:val="24"/>
            <w:szCs w:val="24"/>
            <w:lang w:val="en-US"/>
          </w:rPr>
          <w:t>here</w:t>
        </w:r>
      </w:hyperlink>
      <w:r>
        <w:rPr>
          <w:sz w:val="24"/>
          <w:szCs w:val="24"/>
          <w:lang w:val="en-US"/>
        </w:rPr>
        <w:t xml:space="preserve"> and let us know who will sponsor the project.</w:t>
      </w:r>
    </w:p>
    <w:p w14:paraId="6E7A2051" w14:textId="3B5CC108" w:rsidR="008A6325" w:rsidRDefault="008A6325" w:rsidP="008A6325">
      <w:pPr>
        <w:rPr>
          <w:sz w:val="24"/>
          <w:szCs w:val="24"/>
          <w:lang w:val="en-GB"/>
        </w:rPr>
      </w:pPr>
      <w:r>
        <w:rPr>
          <w:sz w:val="24"/>
          <w:szCs w:val="24"/>
          <w:lang w:val="en-GB"/>
        </w:rPr>
        <w:t>Funding d</w:t>
      </w:r>
      <w:r w:rsidRPr="008A6325">
        <w:rPr>
          <w:sz w:val="24"/>
          <w:szCs w:val="24"/>
          <w:lang w:val="en-GB"/>
        </w:rPr>
        <w:t>etails</w:t>
      </w:r>
      <w:r>
        <w:rPr>
          <w:sz w:val="24"/>
          <w:szCs w:val="24"/>
          <w:lang w:val="en-GB"/>
        </w:rPr>
        <w:t>: is the book project f</w:t>
      </w:r>
      <w:r w:rsidRPr="008A6325">
        <w:rPr>
          <w:sz w:val="24"/>
          <w:szCs w:val="24"/>
          <w:lang w:val="en-GB"/>
        </w:rPr>
        <w:t>unded</w:t>
      </w:r>
      <w:r>
        <w:rPr>
          <w:sz w:val="24"/>
          <w:szCs w:val="24"/>
          <w:lang w:val="en-GB"/>
        </w:rPr>
        <w:t>/not funded?</w:t>
      </w:r>
      <w:r w:rsidR="009125E7">
        <w:rPr>
          <w:sz w:val="24"/>
          <w:szCs w:val="24"/>
          <w:lang w:val="en-GB"/>
        </w:rPr>
        <w:t xml:space="preserve"> To be added later</w:t>
      </w:r>
    </w:p>
    <w:p w14:paraId="5E36C8B9" w14:textId="77777777" w:rsidR="008A6325" w:rsidRPr="008A6325" w:rsidRDefault="008A6325" w:rsidP="008A6325">
      <w:pPr>
        <w:rPr>
          <w:sz w:val="24"/>
          <w:szCs w:val="24"/>
          <w:lang w:val="en-GB"/>
        </w:rPr>
      </w:pPr>
      <w:r>
        <w:rPr>
          <w:sz w:val="24"/>
          <w:szCs w:val="24"/>
          <w:lang w:val="en-GB"/>
        </w:rPr>
        <w:t xml:space="preserve">If funded, tell us who will be the sponsor: </w:t>
      </w:r>
    </w:p>
    <w:p w14:paraId="76BF4070" w14:textId="77777777" w:rsidR="008A6325" w:rsidRPr="008A6325" w:rsidRDefault="008A6325" w:rsidP="008A6325">
      <w:pPr>
        <w:rPr>
          <w:sz w:val="24"/>
          <w:szCs w:val="24"/>
          <w:lang w:val="en-GB"/>
        </w:rPr>
      </w:pPr>
      <w:r>
        <w:rPr>
          <w:sz w:val="24"/>
          <w:szCs w:val="24"/>
          <w:lang w:val="en-GB"/>
        </w:rPr>
        <w:t xml:space="preserve">If you do not have open access funds available but your </w:t>
      </w:r>
      <w:r w:rsidRPr="008A6325">
        <w:rPr>
          <w:sz w:val="24"/>
          <w:szCs w:val="24"/>
          <w:lang w:val="en-GB"/>
        </w:rPr>
        <w:t>funder/institute mandates</w:t>
      </w:r>
      <w:r>
        <w:rPr>
          <w:sz w:val="24"/>
          <w:szCs w:val="24"/>
          <w:lang w:val="en-GB"/>
        </w:rPr>
        <w:t xml:space="preserve"> request</w:t>
      </w:r>
      <w:r w:rsidRPr="008A6325">
        <w:rPr>
          <w:sz w:val="24"/>
          <w:szCs w:val="24"/>
          <w:lang w:val="en-GB"/>
        </w:rPr>
        <w:t xml:space="preserve"> self-archiving wit</w:t>
      </w:r>
      <w:r>
        <w:rPr>
          <w:sz w:val="24"/>
          <w:szCs w:val="24"/>
          <w:lang w:val="en-GB"/>
        </w:rPr>
        <w:t xml:space="preserve">h an embargo period, write under Funding details: not funded but my institute requests </w:t>
      </w:r>
      <w:r w:rsidRPr="008A6325">
        <w:rPr>
          <w:sz w:val="24"/>
          <w:szCs w:val="24"/>
          <w:lang w:val="en-GB"/>
        </w:rPr>
        <w:t>self-archiving wit</w:t>
      </w:r>
      <w:r>
        <w:rPr>
          <w:sz w:val="24"/>
          <w:szCs w:val="24"/>
          <w:lang w:val="en-GB"/>
        </w:rPr>
        <w:t xml:space="preserve">h an embargo period. </w:t>
      </w:r>
    </w:p>
    <w:p w14:paraId="221803B9" w14:textId="77777777" w:rsidR="004D2D4B" w:rsidRPr="008A6325" w:rsidRDefault="004D2D4B" w:rsidP="009139D7">
      <w:pPr>
        <w:pStyle w:val="ListParagraph"/>
        <w:ind w:left="0"/>
        <w:rPr>
          <w:sz w:val="24"/>
          <w:szCs w:val="24"/>
          <w:lang w:val="en-GB"/>
        </w:rPr>
      </w:pPr>
    </w:p>
    <w:p w14:paraId="0E538D6D" w14:textId="77777777" w:rsidR="00C200C0" w:rsidRPr="009508D1" w:rsidRDefault="00C200C0" w:rsidP="009139D7">
      <w:pPr>
        <w:pStyle w:val="ListParagraph"/>
        <w:ind w:left="0"/>
        <w:rPr>
          <w:rStyle w:val="Hyperlink"/>
          <w:sz w:val="24"/>
          <w:szCs w:val="24"/>
          <w:lang w:val="en-GB"/>
        </w:rPr>
      </w:pPr>
    </w:p>
    <w:p w14:paraId="3665516F" w14:textId="77777777" w:rsidR="004D2D4B" w:rsidRPr="009508D1" w:rsidRDefault="004D2D4B" w:rsidP="004D2D4B">
      <w:pPr>
        <w:pStyle w:val="ListParagraph"/>
        <w:ind w:left="0"/>
        <w:jc w:val="center"/>
        <w:rPr>
          <w:b/>
          <w:sz w:val="24"/>
          <w:szCs w:val="24"/>
          <w:lang w:val="en-GB"/>
        </w:rPr>
      </w:pPr>
      <w:r w:rsidRPr="009508D1">
        <w:rPr>
          <w:b/>
          <w:sz w:val="24"/>
          <w:szCs w:val="24"/>
          <w:lang w:val="en-GB"/>
        </w:rPr>
        <w:t>Social Media</w:t>
      </w:r>
    </w:p>
    <w:p w14:paraId="67F1EA0F" w14:textId="77777777" w:rsidR="004D2D4B" w:rsidRDefault="004D2D4B" w:rsidP="004D2D4B">
      <w:pPr>
        <w:pStyle w:val="ListParagraph"/>
        <w:ind w:left="0"/>
        <w:rPr>
          <w:sz w:val="24"/>
          <w:szCs w:val="24"/>
          <w:lang w:val="en-US"/>
        </w:rPr>
      </w:pPr>
      <w:r>
        <w:rPr>
          <w:sz w:val="24"/>
          <w:szCs w:val="24"/>
          <w:lang w:val="en-US"/>
        </w:rPr>
        <w:t>Are you or your collaborators active on social media? Help us to spread your new work also with your network!</w:t>
      </w:r>
    </w:p>
    <w:p w14:paraId="46AD4061" w14:textId="240A252F" w:rsidR="003045BA" w:rsidRDefault="003045BA" w:rsidP="004D2D4B">
      <w:pPr>
        <w:pStyle w:val="ListParagraph"/>
        <w:ind w:left="0"/>
        <w:rPr>
          <w:b/>
          <w:sz w:val="24"/>
          <w:szCs w:val="24"/>
          <w:lang w:val="en-US"/>
        </w:rPr>
      </w:pPr>
      <w:r>
        <w:rPr>
          <w:b/>
          <w:sz w:val="24"/>
          <w:szCs w:val="24"/>
          <w:lang w:val="en-US"/>
        </w:rPr>
        <w:t xml:space="preserve">LinkedIn account: </w:t>
      </w:r>
      <w:r w:rsidR="009F3156" w:rsidRPr="009F3156">
        <w:rPr>
          <w:b/>
          <w:sz w:val="24"/>
          <w:szCs w:val="24"/>
          <w:lang w:val="en-US"/>
        </w:rPr>
        <w:t>https://www.linkedin.com/in/morten-hjorth-jensen-a3523b239/</w:t>
      </w:r>
    </w:p>
    <w:p w14:paraId="7F8B9789" w14:textId="77777777" w:rsidR="004D2D4B" w:rsidRDefault="004D2D4B" w:rsidP="004D2D4B">
      <w:pPr>
        <w:pStyle w:val="ListParagraph"/>
        <w:ind w:left="0"/>
        <w:rPr>
          <w:sz w:val="24"/>
          <w:szCs w:val="24"/>
          <w:lang w:val="en-US"/>
        </w:rPr>
      </w:pPr>
      <w:r w:rsidRPr="004D2D4B">
        <w:rPr>
          <w:b/>
          <w:sz w:val="24"/>
          <w:szCs w:val="24"/>
          <w:lang w:val="en-US"/>
        </w:rPr>
        <w:lastRenderedPageBreak/>
        <w:t>Twitter account</w:t>
      </w:r>
      <w:r>
        <w:rPr>
          <w:sz w:val="24"/>
          <w:szCs w:val="24"/>
          <w:lang w:val="en-US"/>
        </w:rPr>
        <w:t>:</w:t>
      </w:r>
    </w:p>
    <w:p w14:paraId="29415BDB" w14:textId="77777777" w:rsidR="004D2D4B" w:rsidRPr="004D2D4B" w:rsidRDefault="004D2D4B" w:rsidP="004D2D4B">
      <w:pPr>
        <w:pStyle w:val="ListParagraph"/>
        <w:ind w:left="0"/>
        <w:rPr>
          <w:sz w:val="24"/>
          <w:szCs w:val="24"/>
          <w:lang w:val="en-US"/>
        </w:rPr>
      </w:pPr>
      <w:r w:rsidRPr="004D2D4B">
        <w:rPr>
          <w:b/>
          <w:sz w:val="24"/>
          <w:szCs w:val="24"/>
          <w:lang w:val="en-US"/>
        </w:rPr>
        <w:t>Facebook account</w:t>
      </w:r>
      <w:r>
        <w:rPr>
          <w:sz w:val="24"/>
          <w:szCs w:val="24"/>
          <w:lang w:val="en-US"/>
        </w:rPr>
        <w:t>:</w:t>
      </w:r>
    </w:p>
    <w:p w14:paraId="4B6DA86A" w14:textId="77777777" w:rsidR="004D2D4B" w:rsidRDefault="004D2D4B" w:rsidP="004D2D4B">
      <w:pPr>
        <w:pStyle w:val="ListParagraph"/>
        <w:ind w:left="0"/>
        <w:rPr>
          <w:sz w:val="24"/>
          <w:szCs w:val="24"/>
          <w:lang w:val="en-US"/>
        </w:rPr>
      </w:pPr>
      <w:r>
        <w:rPr>
          <w:sz w:val="24"/>
          <w:szCs w:val="24"/>
          <w:lang w:val="en-US"/>
        </w:rPr>
        <w:t>Others:</w:t>
      </w:r>
    </w:p>
    <w:p w14:paraId="48E2CBC4" w14:textId="77777777" w:rsidR="004D2D4B" w:rsidRPr="00C80406" w:rsidRDefault="004D2D4B" w:rsidP="004D2D4B">
      <w:pPr>
        <w:pStyle w:val="ListParagraph"/>
        <w:ind w:left="0"/>
        <w:rPr>
          <w:sz w:val="24"/>
          <w:szCs w:val="24"/>
          <w:lang w:val="en-US"/>
        </w:rPr>
      </w:pPr>
      <w:r>
        <w:rPr>
          <w:sz w:val="24"/>
          <w:szCs w:val="24"/>
          <w:lang w:val="en-US"/>
        </w:rPr>
        <w:t>You may also think to join and follow our community @SpringerPhysics to stay update on new releases.</w:t>
      </w:r>
    </w:p>
    <w:p w14:paraId="3FAFEF33" w14:textId="77777777" w:rsidR="004640D9" w:rsidRPr="00C80406" w:rsidRDefault="004640D9" w:rsidP="009139D7">
      <w:pPr>
        <w:pStyle w:val="ListParagraph"/>
        <w:ind w:left="0"/>
        <w:jc w:val="both"/>
        <w:rPr>
          <w:sz w:val="24"/>
          <w:szCs w:val="24"/>
          <w:lang w:val="en-US"/>
        </w:rPr>
      </w:pPr>
    </w:p>
    <w:p w14:paraId="5B785EED" w14:textId="77777777" w:rsidR="004744FB" w:rsidRPr="00C80406" w:rsidRDefault="009139D7" w:rsidP="009139D7">
      <w:pPr>
        <w:pStyle w:val="ListParagraph"/>
        <w:ind w:left="0"/>
        <w:jc w:val="center"/>
        <w:rPr>
          <w:b/>
          <w:sz w:val="24"/>
          <w:szCs w:val="24"/>
          <w:lang w:val="en-US"/>
        </w:rPr>
      </w:pPr>
      <w:r>
        <w:rPr>
          <w:b/>
          <w:sz w:val="24"/>
          <w:szCs w:val="24"/>
          <w:lang w:val="en-US"/>
        </w:rPr>
        <w:t>Referees</w:t>
      </w:r>
    </w:p>
    <w:p w14:paraId="33DE9D6A" w14:textId="77777777" w:rsidR="00FD6D0A" w:rsidRDefault="00FD6D0A" w:rsidP="009139D7">
      <w:pPr>
        <w:pStyle w:val="ListParagraph"/>
        <w:ind w:left="0"/>
        <w:jc w:val="both"/>
        <w:rPr>
          <w:sz w:val="24"/>
          <w:szCs w:val="24"/>
          <w:lang w:val="en-US"/>
        </w:rPr>
      </w:pPr>
      <w:r w:rsidRPr="00C80406">
        <w:rPr>
          <w:sz w:val="24"/>
          <w:szCs w:val="24"/>
          <w:lang w:val="en-US"/>
        </w:rPr>
        <w:t>Please provide few suggestions for scientists who may review the proposed book and who do not belong to your collaborators.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3021"/>
        <w:gridCol w:w="3027"/>
      </w:tblGrid>
      <w:tr w:rsidR="009139D7" w:rsidRPr="003A35B6" w14:paraId="43B47F0A" w14:textId="77777777" w:rsidTr="003A35B6">
        <w:tc>
          <w:tcPr>
            <w:tcW w:w="3096" w:type="dxa"/>
          </w:tcPr>
          <w:p w14:paraId="7E49B3E3" w14:textId="77777777" w:rsidR="009139D7" w:rsidRPr="003A35B6" w:rsidRDefault="009139D7" w:rsidP="003A35B6">
            <w:pPr>
              <w:pStyle w:val="ListParagraph"/>
              <w:ind w:left="0"/>
              <w:jc w:val="center"/>
              <w:rPr>
                <w:b/>
                <w:sz w:val="24"/>
                <w:szCs w:val="24"/>
                <w:lang w:val="en-US"/>
              </w:rPr>
            </w:pPr>
            <w:r w:rsidRPr="003A35B6">
              <w:rPr>
                <w:b/>
                <w:sz w:val="24"/>
                <w:szCs w:val="24"/>
                <w:lang w:val="en-US"/>
              </w:rPr>
              <w:t>Full Name</w:t>
            </w:r>
          </w:p>
        </w:tc>
        <w:tc>
          <w:tcPr>
            <w:tcW w:w="3096" w:type="dxa"/>
          </w:tcPr>
          <w:p w14:paraId="6C86F722" w14:textId="77777777" w:rsidR="009139D7" w:rsidRPr="003A35B6" w:rsidRDefault="009139D7" w:rsidP="003A35B6">
            <w:pPr>
              <w:pStyle w:val="ListParagraph"/>
              <w:ind w:left="0"/>
              <w:jc w:val="center"/>
              <w:rPr>
                <w:b/>
                <w:sz w:val="24"/>
                <w:szCs w:val="24"/>
                <w:lang w:val="en-US"/>
              </w:rPr>
            </w:pPr>
            <w:r w:rsidRPr="003A35B6">
              <w:rPr>
                <w:b/>
                <w:sz w:val="24"/>
                <w:szCs w:val="24"/>
                <w:lang w:val="en-US"/>
              </w:rPr>
              <w:t>E-mail address</w:t>
            </w:r>
          </w:p>
        </w:tc>
        <w:tc>
          <w:tcPr>
            <w:tcW w:w="3096" w:type="dxa"/>
          </w:tcPr>
          <w:p w14:paraId="10C3D44E" w14:textId="77777777" w:rsidR="009139D7" w:rsidRPr="003A35B6" w:rsidRDefault="009139D7" w:rsidP="003A35B6">
            <w:pPr>
              <w:pStyle w:val="ListParagraph"/>
              <w:ind w:left="0"/>
              <w:jc w:val="center"/>
              <w:rPr>
                <w:b/>
                <w:sz w:val="24"/>
                <w:szCs w:val="24"/>
                <w:lang w:val="en-US"/>
              </w:rPr>
            </w:pPr>
            <w:r w:rsidRPr="003A35B6">
              <w:rPr>
                <w:b/>
                <w:sz w:val="24"/>
                <w:szCs w:val="24"/>
                <w:lang w:val="en-US"/>
              </w:rPr>
              <w:t>Webpage link</w:t>
            </w:r>
          </w:p>
        </w:tc>
      </w:tr>
      <w:tr w:rsidR="009139D7" w:rsidRPr="003A35B6" w14:paraId="65296BC5" w14:textId="77777777" w:rsidTr="003A35B6">
        <w:tc>
          <w:tcPr>
            <w:tcW w:w="3096" w:type="dxa"/>
          </w:tcPr>
          <w:p w14:paraId="7E7A8024" w14:textId="50358F0D" w:rsidR="009139D7" w:rsidRPr="009F3156" w:rsidRDefault="009139D7" w:rsidP="009F3156">
            <w:pPr>
              <w:pStyle w:val="Heading3"/>
              <w:shd w:val="clear" w:color="auto" w:fill="FFFFFF"/>
              <w:spacing w:before="60" w:after="120"/>
              <w:rPr>
                <w:rFonts w:asciiTheme="minorHAnsi" w:hAnsiTheme="minorHAnsi" w:cstheme="minorHAnsi"/>
                <w:color w:val="222222"/>
                <w:lang w:val="en-US"/>
              </w:rPr>
            </w:pPr>
          </w:p>
        </w:tc>
        <w:tc>
          <w:tcPr>
            <w:tcW w:w="3096" w:type="dxa"/>
          </w:tcPr>
          <w:p w14:paraId="3C92D94B" w14:textId="31BDBD77" w:rsidR="009139D7" w:rsidRPr="003A35B6" w:rsidRDefault="009139D7" w:rsidP="003A35B6">
            <w:pPr>
              <w:pStyle w:val="ListParagraph"/>
              <w:ind w:left="0"/>
              <w:jc w:val="both"/>
              <w:rPr>
                <w:sz w:val="24"/>
                <w:szCs w:val="24"/>
                <w:lang w:val="en-US"/>
              </w:rPr>
            </w:pPr>
          </w:p>
        </w:tc>
        <w:tc>
          <w:tcPr>
            <w:tcW w:w="3096" w:type="dxa"/>
          </w:tcPr>
          <w:p w14:paraId="68A6E198" w14:textId="77777777" w:rsidR="009139D7" w:rsidRPr="003A35B6" w:rsidRDefault="009139D7" w:rsidP="003A35B6">
            <w:pPr>
              <w:pStyle w:val="ListParagraph"/>
              <w:ind w:left="0"/>
              <w:jc w:val="both"/>
              <w:rPr>
                <w:sz w:val="24"/>
                <w:szCs w:val="24"/>
                <w:lang w:val="en-US"/>
              </w:rPr>
            </w:pPr>
          </w:p>
        </w:tc>
      </w:tr>
      <w:tr w:rsidR="009139D7" w:rsidRPr="003A35B6" w14:paraId="4A4C21F9" w14:textId="77777777" w:rsidTr="003A35B6">
        <w:tc>
          <w:tcPr>
            <w:tcW w:w="3096" w:type="dxa"/>
          </w:tcPr>
          <w:p w14:paraId="01183F75" w14:textId="571A4C9B" w:rsidR="009139D7" w:rsidRPr="003A35B6" w:rsidRDefault="009139D7" w:rsidP="003A35B6">
            <w:pPr>
              <w:pStyle w:val="ListParagraph"/>
              <w:ind w:left="0"/>
              <w:jc w:val="both"/>
              <w:rPr>
                <w:sz w:val="24"/>
                <w:szCs w:val="24"/>
                <w:lang w:val="en-US"/>
              </w:rPr>
            </w:pPr>
          </w:p>
        </w:tc>
        <w:tc>
          <w:tcPr>
            <w:tcW w:w="3096" w:type="dxa"/>
          </w:tcPr>
          <w:p w14:paraId="1A472BA5" w14:textId="26F9B000" w:rsidR="009139D7" w:rsidRPr="003A35B6" w:rsidRDefault="009139D7" w:rsidP="003A35B6">
            <w:pPr>
              <w:pStyle w:val="ListParagraph"/>
              <w:ind w:left="0"/>
              <w:jc w:val="both"/>
              <w:rPr>
                <w:sz w:val="24"/>
                <w:szCs w:val="24"/>
                <w:lang w:val="en-US"/>
              </w:rPr>
            </w:pPr>
          </w:p>
        </w:tc>
        <w:tc>
          <w:tcPr>
            <w:tcW w:w="3096" w:type="dxa"/>
          </w:tcPr>
          <w:p w14:paraId="37621F00" w14:textId="77777777" w:rsidR="009139D7" w:rsidRPr="003A35B6" w:rsidRDefault="009139D7" w:rsidP="003A35B6">
            <w:pPr>
              <w:pStyle w:val="ListParagraph"/>
              <w:ind w:left="0"/>
              <w:jc w:val="both"/>
              <w:rPr>
                <w:sz w:val="24"/>
                <w:szCs w:val="24"/>
                <w:lang w:val="en-US"/>
              </w:rPr>
            </w:pPr>
          </w:p>
        </w:tc>
      </w:tr>
      <w:tr w:rsidR="009139D7" w:rsidRPr="003A35B6" w14:paraId="1E22241B" w14:textId="77777777" w:rsidTr="003A35B6">
        <w:tc>
          <w:tcPr>
            <w:tcW w:w="3096" w:type="dxa"/>
          </w:tcPr>
          <w:p w14:paraId="65C01CF4" w14:textId="53E1B3BC" w:rsidR="009139D7" w:rsidRPr="003A35B6" w:rsidRDefault="009139D7" w:rsidP="003A35B6">
            <w:pPr>
              <w:pStyle w:val="ListParagraph"/>
              <w:ind w:left="0"/>
              <w:jc w:val="both"/>
              <w:rPr>
                <w:sz w:val="24"/>
                <w:szCs w:val="24"/>
                <w:lang w:val="en-US"/>
              </w:rPr>
            </w:pPr>
          </w:p>
        </w:tc>
        <w:tc>
          <w:tcPr>
            <w:tcW w:w="3096" w:type="dxa"/>
          </w:tcPr>
          <w:p w14:paraId="1623B222" w14:textId="14B914EE" w:rsidR="009139D7" w:rsidRPr="003A35B6" w:rsidRDefault="009139D7" w:rsidP="003A35B6">
            <w:pPr>
              <w:pStyle w:val="ListParagraph"/>
              <w:ind w:left="0"/>
              <w:jc w:val="both"/>
              <w:rPr>
                <w:sz w:val="24"/>
                <w:szCs w:val="24"/>
                <w:lang w:val="en-US"/>
              </w:rPr>
            </w:pPr>
          </w:p>
        </w:tc>
        <w:tc>
          <w:tcPr>
            <w:tcW w:w="3096" w:type="dxa"/>
          </w:tcPr>
          <w:p w14:paraId="72756EA2" w14:textId="77777777" w:rsidR="009139D7" w:rsidRPr="003A35B6" w:rsidRDefault="009139D7" w:rsidP="003A35B6">
            <w:pPr>
              <w:pStyle w:val="ListParagraph"/>
              <w:ind w:left="0"/>
              <w:jc w:val="both"/>
              <w:rPr>
                <w:sz w:val="24"/>
                <w:szCs w:val="24"/>
                <w:lang w:val="en-US"/>
              </w:rPr>
            </w:pPr>
          </w:p>
        </w:tc>
      </w:tr>
    </w:tbl>
    <w:p w14:paraId="1ECFDED3" w14:textId="77777777" w:rsidR="004744FB" w:rsidRPr="00C80406" w:rsidRDefault="004744FB" w:rsidP="004744FB">
      <w:pPr>
        <w:jc w:val="both"/>
        <w:rPr>
          <w:sz w:val="24"/>
          <w:szCs w:val="24"/>
          <w:lang w:val="en-US"/>
        </w:rPr>
      </w:pPr>
    </w:p>
    <w:p w14:paraId="27A41547" w14:textId="77777777" w:rsidR="004744FB" w:rsidRPr="00C80406" w:rsidRDefault="004744FB" w:rsidP="004744FB">
      <w:pPr>
        <w:jc w:val="both"/>
        <w:rPr>
          <w:sz w:val="24"/>
          <w:szCs w:val="24"/>
          <w:lang w:val="en-US"/>
        </w:rPr>
      </w:pPr>
      <w:r w:rsidRPr="00C80406">
        <w:rPr>
          <w:sz w:val="24"/>
          <w:szCs w:val="24"/>
          <w:lang w:val="en-US"/>
        </w:rPr>
        <w:t>Many thanks for taking the time to complete this questionnaire. Your detailed responses will be very helpful in our assessment of the potential market for your proposal and will enable us to reach a decision regarding publication that much sooner.</w:t>
      </w:r>
    </w:p>
    <w:sectPr w:rsidR="004744FB" w:rsidRPr="00C8040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rancesco Pietro Massel" w:date="2026-01-15T20:06:00Z" w:initials="FPM">
    <w:p w14:paraId="04B8345D" w14:textId="77777777" w:rsidR="0044431B" w:rsidRDefault="0044431B" w:rsidP="0044431B">
      <w:r>
        <w:rPr>
          <w:rStyle w:val="CommentReference"/>
        </w:rPr>
        <w:annotationRef/>
      </w:r>
      <w:r>
        <w:rPr>
          <w:sz w:val="20"/>
          <w:szCs w:val="20"/>
        </w:rPr>
        <w:t>I would put Chapters 2 &amp; 3 before this, as a Quantum physics primer.</w:t>
      </w:r>
    </w:p>
  </w:comment>
  <w:comment w:id="14" w:author="Francesco Pietro Massel" w:date="2026-01-15T20:09:00Z" w:initials="FPM">
    <w:p w14:paraId="4173AAAF" w14:textId="77777777" w:rsidR="00D02A60" w:rsidRDefault="00D02A60" w:rsidP="00D02A60">
      <w:r>
        <w:rPr>
          <w:rStyle w:val="CommentReference"/>
        </w:rPr>
        <w:annotationRef/>
      </w:r>
      <w:r>
        <w:rPr>
          <w:sz w:val="20"/>
          <w:szCs w:val="20"/>
        </w:rPr>
        <w:t>I would expand measurement beyond projective ones. Maybe not a super-extensive zoology, but at least photodetection and maybe homodyne detection. (Type I and Type II measurments following Gardiner &amp;  Zoller?)</w:t>
      </w:r>
    </w:p>
  </w:comment>
  <w:comment w:id="36" w:author="Francesco Pietro Massel" w:date="2026-01-15T20:09:00Z" w:initials="FPM">
    <w:p w14:paraId="541B70F0" w14:textId="77777777" w:rsidR="00C57B02" w:rsidRDefault="00C57B02" w:rsidP="00D02A60">
      <w:r>
        <w:rPr>
          <w:rStyle w:val="CommentReference"/>
        </w:rPr>
        <w:annotationRef/>
      </w:r>
      <w:r>
        <w:rPr>
          <w:sz w:val="20"/>
          <w:szCs w:val="20"/>
        </w:rPr>
        <w:t>I would expand measurement beyond projective ones. Maybe not a super-extensive zoology, but at least photodetection and maybe homodyne detection. (Type I and Type II measurments following Gardiner &amp;  Zoller?)</w:t>
      </w:r>
    </w:p>
  </w:comment>
  <w:comment w:id="69" w:author="Francesco Pietro Massel" w:date="2026-01-15T20:11:00Z" w:initials="FPM">
    <w:p w14:paraId="2CADACD6" w14:textId="77777777" w:rsidR="003E7348" w:rsidRDefault="003E7348" w:rsidP="006446FA">
      <w:r>
        <w:rPr>
          <w:rStyle w:val="CommentReference"/>
        </w:rPr>
        <w:annotationRef/>
      </w:r>
      <w:r>
        <w:rPr>
          <w:sz w:val="20"/>
          <w:szCs w:val="20"/>
        </w:rPr>
        <w:t>I would maybe this earlier, and introduce the "complementary" Quanutm Langevin equations picture. There's also all the quantum-limited amplification analysis (à la Caves) that could be interesting and rather straightforward to explain.</w:t>
      </w:r>
    </w:p>
  </w:comment>
  <w:comment w:id="99" w:author="Francesco Pietro Massel" w:date="2026-01-15T20:09:00Z" w:initials="FPM">
    <w:p w14:paraId="2DB8CC35" w14:textId="77777777" w:rsidR="009E7073" w:rsidRDefault="009E7073" w:rsidP="009E7073">
      <w:r>
        <w:rPr>
          <w:rStyle w:val="CommentReference"/>
        </w:rPr>
        <w:annotationRef/>
      </w:r>
      <w:r>
        <w:rPr>
          <w:sz w:val="20"/>
          <w:szCs w:val="20"/>
        </w:rPr>
        <w:t>Degen RMP could be a good source to check (more of a note to self)</w:t>
      </w:r>
    </w:p>
  </w:comment>
  <w:comment w:id="113" w:author="Francesco Pietro Massel" w:date="2026-01-15T20:09:00Z" w:initials="FPM">
    <w:p w14:paraId="2FFA17AD" w14:textId="77777777" w:rsidR="00090CA3" w:rsidRDefault="00090CA3" w:rsidP="009E7073">
      <w:r>
        <w:rPr>
          <w:rStyle w:val="CommentReference"/>
        </w:rPr>
        <w:annotationRef/>
      </w:r>
      <w:r>
        <w:rPr>
          <w:sz w:val="20"/>
          <w:szCs w:val="20"/>
        </w:rPr>
        <w:t>Degen RMP could be a good source to check (more of a note to self)</w:t>
      </w:r>
    </w:p>
  </w:comment>
  <w:comment w:id="130" w:author="Francesco Pietro Massel" w:date="2026-01-15T20:11:00Z" w:initials="FPM">
    <w:p w14:paraId="35B05E25" w14:textId="77777777" w:rsidR="006446FA" w:rsidRDefault="006446FA" w:rsidP="006446FA">
      <w:r>
        <w:rPr>
          <w:rStyle w:val="CommentReference"/>
        </w:rPr>
        <w:annotationRef/>
      </w:r>
      <w:r>
        <w:rPr>
          <w:sz w:val="20"/>
          <w:szCs w:val="20"/>
        </w:rPr>
        <w:t>I would maybe this earlier, and introduce the "complementary" Quanutm Langevin equations picture. There's also all the quantum-limited amplification analysis (à la Caves) that could be interesting and rather straightforward to explain.</w:t>
      </w:r>
    </w:p>
  </w:comment>
  <w:comment w:id="151" w:author="Francesco Pietro Massel" w:date="2026-01-23T16:16:00Z" w:initials="FPM">
    <w:p w14:paraId="4402D093" w14:textId="77777777" w:rsidR="002B0074" w:rsidRDefault="002B0074" w:rsidP="002B0074">
      <w:r>
        <w:rPr>
          <w:rStyle w:val="CommentReference"/>
        </w:rPr>
        <w:annotationRef/>
      </w:r>
      <w:r>
        <w:rPr>
          <w:sz w:val="20"/>
          <w:szCs w:val="20"/>
        </w:rPr>
        <w:t>Maybe we can remove this, since we could add num simulations in the different chapters, where relevant.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8345D" w15:done="0"/>
  <w15:commentEx w15:paraId="4173AAAF" w15:done="0"/>
  <w15:commentEx w15:paraId="541B70F0" w15:done="0"/>
  <w15:commentEx w15:paraId="2CADACD6" w15:done="0"/>
  <w15:commentEx w15:paraId="2DB8CC35" w15:done="0"/>
  <w15:commentEx w15:paraId="2FFA17AD" w15:done="0"/>
  <w15:commentEx w15:paraId="35B05E25" w15:done="0"/>
  <w15:commentEx w15:paraId="4402D0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229FD4" w16cex:dateUtc="2026-01-15T19:06:00Z"/>
  <w16cex:commentExtensible w16cex:durableId="39863371" w16cex:dateUtc="2026-01-15T19:09:00Z"/>
  <w16cex:commentExtensible w16cex:durableId="08E92001" w16cex:dateUtc="2026-01-15T19:09:00Z"/>
  <w16cex:commentExtensible w16cex:durableId="2345BC24" w16cex:dateUtc="2026-01-15T19:11:00Z"/>
  <w16cex:commentExtensible w16cex:durableId="702C1489" w16cex:dateUtc="2026-01-15T19:09:00Z"/>
  <w16cex:commentExtensible w16cex:durableId="4CB7B899" w16cex:dateUtc="2026-01-15T19:09:00Z"/>
  <w16cex:commentExtensible w16cex:durableId="52C50549" w16cex:dateUtc="2026-01-15T19:11:00Z"/>
  <w16cex:commentExtensible w16cex:durableId="7563B8F2" w16cex:dateUtc="2026-01-23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8345D" w16cid:durableId="10229FD4"/>
  <w16cid:commentId w16cid:paraId="4173AAAF" w16cid:durableId="39863371"/>
  <w16cid:commentId w16cid:paraId="541B70F0" w16cid:durableId="08E92001"/>
  <w16cid:commentId w16cid:paraId="2CADACD6" w16cid:durableId="2345BC24"/>
  <w16cid:commentId w16cid:paraId="2DB8CC35" w16cid:durableId="702C1489"/>
  <w16cid:commentId w16cid:paraId="2FFA17AD" w16cid:durableId="4CB7B899"/>
  <w16cid:commentId w16cid:paraId="35B05E25" w16cid:durableId="52C50549"/>
  <w16cid:commentId w16cid:paraId="4402D093" w16cid:durableId="7563B8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Noto Sans">
    <w:altName w:val="Nirmala UI"/>
    <w:panose1 w:val="020B0502040504020204"/>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3DEE"/>
    <w:multiLevelType w:val="hybridMultilevel"/>
    <w:tmpl w:val="4F8E6CEC"/>
    <w:lvl w:ilvl="0" w:tplc="976A581A">
      <w:start w:val="3"/>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C800FC"/>
    <w:multiLevelType w:val="hybridMultilevel"/>
    <w:tmpl w:val="00565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51CEA"/>
    <w:multiLevelType w:val="hybridMultilevel"/>
    <w:tmpl w:val="05725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228EE"/>
    <w:multiLevelType w:val="multilevel"/>
    <w:tmpl w:val="51B86DE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D1A"/>
    <w:multiLevelType w:val="multilevel"/>
    <w:tmpl w:val="FBA0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90272"/>
    <w:multiLevelType w:val="hybridMultilevel"/>
    <w:tmpl w:val="5EA41FAC"/>
    <w:lvl w:ilvl="0" w:tplc="CC0EB306">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C21B5"/>
    <w:multiLevelType w:val="multilevel"/>
    <w:tmpl w:val="CD56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46678"/>
    <w:multiLevelType w:val="multilevel"/>
    <w:tmpl w:val="A14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03423"/>
    <w:multiLevelType w:val="multilevel"/>
    <w:tmpl w:val="DE1E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E1245"/>
    <w:multiLevelType w:val="hybridMultilevel"/>
    <w:tmpl w:val="32D43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1E13D8"/>
    <w:multiLevelType w:val="multilevel"/>
    <w:tmpl w:val="0E2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731FE"/>
    <w:multiLevelType w:val="hybridMultilevel"/>
    <w:tmpl w:val="863C257C"/>
    <w:lvl w:ilvl="0" w:tplc="77CC56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12832"/>
    <w:multiLevelType w:val="multilevel"/>
    <w:tmpl w:val="9BC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22ACF"/>
    <w:multiLevelType w:val="multilevel"/>
    <w:tmpl w:val="20E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F717D"/>
    <w:multiLevelType w:val="hybridMultilevel"/>
    <w:tmpl w:val="76287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86441C"/>
    <w:multiLevelType w:val="multilevel"/>
    <w:tmpl w:val="444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56F98"/>
    <w:multiLevelType w:val="multilevel"/>
    <w:tmpl w:val="EC7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D7917"/>
    <w:multiLevelType w:val="multilevel"/>
    <w:tmpl w:val="828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963ED"/>
    <w:multiLevelType w:val="multilevel"/>
    <w:tmpl w:val="B1D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733BB"/>
    <w:multiLevelType w:val="multilevel"/>
    <w:tmpl w:val="78D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64BE8"/>
    <w:multiLevelType w:val="multilevel"/>
    <w:tmpl w:val="6ED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13167"/>
    <w:multiLevelType w:val="hybridMultilevel"/>
    <w:tmpl w:val="DEC4A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412B09"/>
    <w:multiLevelType w:val="multilevel"/>
    <w:tmpl w:val="43F8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537AF"/>
    <w:multiLevelType w:val="hybridMultilevel"/>
    <w:tmpl w:val="C3982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152772">
    <w:abstractNumId w:val="11"/>
  </w:num>
  <w:num w:numId="2" w16cid:durableId="521631186">
    <w:abstractNumId w:val="0"/>
  </w:num>
  <w:num w:numId="3" w16cid:durableId="1108548573">
    <w:abstractNumId w:val="21"/>
  </w:num>
  <w:num w:numId="4" w16cid:durableId="96797104">
    <w:abstractNumId w:val="9"/>
  </w:num>
  <w:num w:numId="5" w16cid:durableId="132719336">
    <w:abstractNumId w:val="1"/>
  </w:num>
  <w:num w:numId="6" w16cid:durableId="1121072868">
    <w:abstractNumId w:val="14"/>
  </w:num>
  <w:num w:numId="7" w16cid:durableId="729039192">
    <w:abstractNumId w:val="23"/>
  </w:num>
  <w:num w:numId="8" w16cid:durableId="780758349">
    <w:abstractNumId w:val="5"/>
  </w:num>
  <w:num w:numId="9" w16cid:durableId="1773817485">
    <w:abstractNumId w:val="2"/>
  </w:num>
  <w:num w:numId="10" w16cid:durableId="1383746528">
    <w:abstractNumId w:val="22"/>
  </w:num>
  <w:num w:numId="11" w16cid:durableId="724262163">
    <w:abstractNumId w:val="3"/>
  </w:num>
  <w:num w:numId="12" w16cid:durableId="2111774199">
    <w:abstractNumId w:val="17"/>
  </w:num>
  <w:num w:numId="13" w16cid:durableId="771169538">
    <w:abstractNumId w:val="16"/>
  </w:num>
  <w:num w:numId="14" w16cid:durableId="1867598661">
    <w:abstractNumId w:val="18"/>
  </w:num>
  <w:num w:numId="15" w16cid:durableId="2128113280">
    <w:abstractNumId w:val="7"/>
  </w:num>
  <w:num w:numId="16" w16cid:durableId="1096051887">
    <w:abstractNumId w:val="12"/>
  </w:num>
  <w:num w:numId="17" w16cid:durableId="896623834">
    <w:abstractNumId w:val="10"/>
  </w:num>
  <w:num w:numId="18" w16cid:durableId="1779518608">
    <w:abstractNumId w:val="19"/>
  </w:num>
  <w:num w:numId="19" w16cid:durableId="1670672603">
    <w:abstractNumId w:val="13"/>
  </w:num>
  <w:num w:numId="20" w16cid:durableId="561210468">
    <w:abstractNumId w:val="15"/>
  </w:num>
  <w:num w:numId="21" w16cid:durableId="2137865025">
    <w:abstractNumId w:val="20"/>
  </w:num>
  <w:num w:numId="22" w16cid:durableId="1301228442">
    <w:abstractNumId w:val="8"/>
  </w:num>
  <w:num w:numId="23" w16cid:durableId="1462729827">
    <w:abstractNumId w:val="4"/>
  </w:num>
  <w:num w:numId="24" w16cid:durableId="180415096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o Pietro Massel">
    <w15:presenceInfo w15:providerId="AD" w15:userId="S::fma@usn.no::1ba0779f-7ea8-4e94-b6ee-62c203f2b6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98"/>
    <w:rsid w:val="00002DE5"/>
    <w:rsid w:val="00036798"/>
    <w:rsid w:val="00072ECB"/>
    <w:rsid w:val="00090CA3"/>
    <w:rsid w:val="000A7DAD"/>
    <w:rsid w:val="00136929"/>
    <w:rsid w:val="00143A39"/>
    <w:rsid w:val="00173D40"/>
    <w:rsid w:val="001919E8"/>
    <w:rsid w:val="001D1D5D"/>
    <w:rsid w:val="001F5DE9"/>
    <w:rsid w:val="002025CC"/>
    <w:rsid w:val="002219C1"/>
    <w:rsid w:val="00226DF0"/>
    <w:rsid w:val="002B0074"/>
    <w:rsid w:val="002B673D"/>
    <w:rsid w:val="002C278F"/>
    <w:rsid w:val="002D4D0D"/>
    <w:rsid w:val="003045BA"/>
    <w:rsid w:val="00317AFD"/>
    <w:rsid w:val="00397006"/>
    <w:rsid w:val="003A35B6"/>
    <w:rsid w:val="003E45CC"/>
    <w:rsid w:val="003E7348"/>
    <w:rsid w:val="003F7CF9"/>
    <w:rsid w:val="00430C33"/>
    <w:rsid w:val="0044431B"/>
    <w:rsid w:val="0045076D"/>
    <w:rsid w:val="004640D9"/>
    <w:rsid w:val="00467945"/>
    <w:rsid w:val="004744FB"/>
    <w:rsid w:val="00490BDB"/>
    <w:rsid w:val="00493C58"/>
    <w:rsid w:val="004D2D4B"/>
    <w:rsid w:val="00505958"/>
    <w:rsid w:val="00543D1B"/>
    <w:rsid w:val="005744C0"/>
    <w:rsid w:val="0058408D"/>
    <w:rsid w:val="005A4FCA"/>
    <w:rsid w:val="005D19CD"/>
    <w:rsid w:val="005E31E6"/>
    <w:rsid w:val="005F7549"/>
    <w:rsid w:val="006352C7"/>
    <w:rsid w:val="00635D86"/>
    <w:rsid w:val="00640B4C"/>
    <w:rsid w:val="0064272D"/>
    <w:rsid w:val="006446FA"/>
    <w:rsid w:val="00693643"/>
    <w:rsid w:val="0070157D"/>
    <w:rsid w:val="0072464A"/>
    <w:rsid w:val="007B1BB8"/>
    <w:rsid w:val="007E6D7D"/>
    <w:rsid w:val="0080678C"/>
    <w:rsid w:val="00812F91"/>
    <w:rsid w:val="00815C50"/>
    <w:rsid w:val="008169DF"/>
    <w:rsid w:val="00847A76"/>
    <w:rsid w:val="00857773"/>
    <w:rsid w:val="008A6325"/>
    <w:rsid w:val="008C350C"/>
    <w:rsid w:val="008E23DE"/>
    <w:rsid w:val="00902854"/>
    <w:rsid w:val="009125E7"/>
    <w:rsid w:val="009139D7"/>
    <w:rsid w:val="009508D1"/>
    <w:rsid w:val="00991221"/>
    <w:rsid w:val="0099211B"/>
    <w:rsid w:val="009A2BB0"/>
    <w:rsid w:val="009D7950"/>
    <w:rsid w:val="009E7073"/>
    <w:rsid w:val="009F3156"/>
    <w:rsid w:val="009F6A93"/>
    <w:rsid w:val="00A03803"/>
    <w:rsid w:val="00A22E67"/>
    <w:rsid w:val="00A402BD"/>
    <w:rsid w:val="00A45B05"/>
    <w:rsid w:val="00A77818"/>
    <w:rsid w:val="00AA519F"/>
    <w:rsid w:val="00AC08BA"/>
    <w:rsid w:val="00AE3E2A"/>
    <w:rsid w:val="00AE4EF1"/>
    <w:rsid w:val="00B067BB"/>
    <w:rsid w:val="00B50789"/>
    <w:rsid w:val="00B61818"/>
    <w:rsid w:val="00BE753E"/>
    <w:rsid w:val="00BE75CE"/>
    <w:rsid w:val="00BF3FF8"/>
    <w:rsid w:val="00C17290"/>
    <w:rsid w:val="00C200C0"/>
    <w:rsid w:val="00C305BC"/>
    <w:rsid w:val="00C41DC6"/>
    <w:rsid w:val="00C447E4"/>
    <w:rsid w:val="00C57B02"/>
    <w:rsid w:val="00C80406"/>
    <w:rsid w:val="00CA53DF"/>
    <w:rsid w:val="00CB6435"/>
    <w:rsid w:val="00CD0C3B"/>
    <w:rsid w:val="00CD0CA0"/>
    <w:rsid w:val="00CF11A7"/>
    <w:rsid w:val="00D019B4"/>
    <w:rsid w:val="00D02A60"/>
    <w:rsid w:val="00D16D48"/>
    <w:rsid w:val="00DE4817"/>
    <w:rsid w:val="00E546DF"/>
    <w:rsid w:val="00E5774E"/>
    <w:rsid w:val="00E86792"/>
    <w:rsid w:val="00ED5DC8"/>
    <w:rsid w:val="00EF1A96"/>
    <w:rsid w:val="00F2202E"/>
    <w:rsid w:val="00F44325"/>
    <w:rsid w:val="00F452E9"/>
    <w:rsid w:val="00F61B2A"/>
    <w:rsid w:val="00F86588"/>
    <w:rsid w:val="00FA7C4C"/>
    <w:rsid w:val="00FB1FDA"/>
    <w:rsid w:val="00FD6B5D"/>
    <w:rsid w:val="00FD6D0A"/>
    <w:rsid w:val="056BD488"/>
    <w:rsid w:val="15BDF01B"/>
    <w:rsid w:val="17FD062F"/>
    <w:rsid w:val="196D60BF"/>
    <w:rsid w:val="1E0B2498"/>
    <w:rsid w:val="275FC486"/>
    <w:rsid w:val="55C26E63"/>
    <w:rsid w:val="5D253399"/>
    <w:rsid w:val="72E7D511"/>
    <w:rsid w:val="75FBBB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6B2E"/>
  <w15:chartTrackingRefBased/>
  <w15:docId w15:val="{70E60A1B-0558-45D2-A42F-910AAAFB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de-DE"/>
    </w:rPr>
  </w:style>
  <w:style w:type="paragraph" w:styleId="Heading2">
    <w:name w:val="heading 2"/>
    <w:basedOn w:val="Normal"/>
    <w:link w:val="Heading2Char"/>
    <w:uiPriority w:val="9"/>
    <w:qFormat/>
    <w:rsid w:val="00490BDB"/>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next w:val="Normal"/>
    <w:link w:val="Heading3Char"/>
    <w:uiPriority w:val="9"/>
    <w:unhideWhenUsed/>
    <w:qFormat/>
    <w:rsid w:val="002025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36798"/>
    <w:rPr>
      <w:color w:val="0563C1"/>
      <w:u w:val="single"/>
    </w:rPr>
  </w:style>
  <w:style w:type="paragraph" w:styleId="ListParagraph">
    <w:name w:val="List Paragraph"/>
    <w:basedOn w:val="Normal"/>
    <w:uiPriority w:val="34"/>
    <w:qFormat/>
    <w:rsid w:val="00036798"/>
    <w:pPr>
      <w:ind w:left="720"/>
      <w:contextualSpacing/>
    </w:pPr>
  </w:style>
  <w:style w:type="character" w:styleId="PlaceholderText">
    <w:name w:val="Placeholder Text"/>
    <w:uiPriority w:val="99"/>
    <w:semiHidden/>
    <w:rsid w:val="009A2BB0"/>
    <w:rPr>
      <w:color w:val="808080"/>
    </w:rPr>
  </w:style>
  <w:style w:type="character" w:styleId="FollowedHyperlink">
    <w:name w:val="FollowedHyperlink"/>
    <w:uiPriority w:val="99"/>
    <w:semiHidden/>
    <w:unhideWhenUsed/>
    <w:rsid w:val="00F2202E"/>
    <w:rPr>
      <w:color w:val="954F72"/>
      <w:u w:val="single"/>
    </w:rPr>
  </w:style>
  <w:style w:type="table" w:styleId="TableGrid">
    <w:name w:val="Table Grid"/>
    <w:basedOn w:val="TableNormal"/>
    <w:uiPriority w:val="59"/>
    <w:rsid w:val="00C41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03803"/>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1">
    <w:name w:val="s1"/>
    <w:basedOn w:val="DefaultParagraphFont"/>
    <w:rsid w:val="00A03803"/>
  </w:style>
  <w:style w:type="character" w:customStyle="1" w:styleId="Heading2Char">
    <w:name w:val="Heading 2 Char"/>
    <w:basedOn w:val="DefaultParagraphFont"/>
    <w:link w:val="Heading2"/>
    <w:uiPriority w:val="9"/>
    <w:rsid w:val="00490BDB"/>
    <w:rPr>
      <w:rFonts w:ascii="Times New Roman" w:eastAsia="Times New Roman" w:hAnsi="Times New Roman"/>
      <w:b/>
      <w:bCs/>
      <w:sz w:val="36"/>
      <w:szCs w:val="36"/>
    </w:rPr>
  </w:style>
  <w:style w:type="character" w:customStyle="1" w:styleId="apple-converted-space">
    <w:name w:val="apple-converted-space"/>
    <w:basedOn w:val="DefaultParagraphFont"/>
    <w:rsid w:val="00490BDB"/>
  </w:style>
  <w:style w:type="paragraph" w:customStyle="1" w:styleId="p2">
    <w:name w:val="p2"/>
    <w:basedOn w:val="Normal"/>
    <w:rsid w:val="002025CC"/>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rsid w:val="002025CC"/>
    <w:rPr>
      <w:rFonts w:asciiTheme="majorHAnsi" w:eastAsiaTheme="majorEastAsia" w:hAnsiTheme="majorHAnsi" w:cstheme="majorBidi"/>
      <w:color w:val="1F4D78" w:themeColor="accent1" w:themeShade="7F"/>
      <w:sz w:val="24"/>
      <w:szCs w:val="24"/>
      <w:lang w:val="de-DE"/>
    </w:rPr>
  </w:style>
  <w:style w:type="character" w:customStyle="1" w:styleId="s2">
    <w:name w:val="s2"/>
    <w:basedOn w:val="DefaultParagraphFont"/>
    <w:rsid w:val="0070157D"/>
  </w:style>
  <w:style w:type="character" w:customStyle="1" w:styleId="s3">
    <w:name w:val="s3"/>
    <w:basedOn w:val="DefaultParagraphFont"/>
    <w:rsid w:val="0070157D"/>
  </w:style>
  <w:style w:type="paragraph" w:customStyle="1" w:styleId="p3">
    <w:name w:val="p3"/>
    <w:basedOn w:val="Normal"/>
    <w:rsid w:val="0070157D"/>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p4">
    <w:name w:val="p4"/>
    <w:basedOn w:val="Normal"/>
    <w:rsid w:val="0070157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4">
    <w:name w:val="s4"/>
    <w:basedOn w:val="DefaultParagraphFont"/>
    <w:rsid w:val="00D16D48"/>
  </w:style>
  <w:style w:type="paragraph" w:styleId="Revision">
    <w:name w:val="Revision"/>
    <w:hidden/>
    <w:uiPriority w:val="99"/>
    <w:semiHidden/>
    <w:rsid w:val="00CD0C3B"/>
    <w:rPr>
      <w:sz w:val="22"/>
      <w:szCs w:val="22"/>
      <w:lang w:val="de-DE"/>
    </w:rPr>
  </w:style>
  <w:style w:type="character" w:styleId="CommentReference">
    <w:name w:val="annotation reference"/>
    <w:basedOn w:val="DefaultParagraphFont"/>
    <w:uiPriority w:val="99"/>
    <w:semiHidden/>
    <w:unhideWhenUsed/>
    <w:rsid w:val="0044431B"/>
    <w:rPr>
      <w:sz w:val="16"/>
      <w:szCs w:val="16"/>
    </w:rPr>
  </w:style>
  <w:style w:type="paragraph" w:styleId="CommentText">
    <w:name w:val="annotation text"/>
    <w:basedOn w:val="Normal"/>
    <w:link w:val="CommentTextChar"/>
    <w:uiPriority w:val="99"/>
    <w:semiHidden/>
    <w:unhideWhenUsed/>
    <w:rsid w:val="0044431B"/>
    <w:pPr>
      <w:spacing w:line="240" w:lineRule="auto"/>
    </w:pPr>
    <w:rPr>
      <w:sz w:val="20"/>
      <w:szCs w:val="20"/>
    </w:rPr>
  </w:style>
  <w:style w:type="character" w:customStyle="1" w:styleId="CommentTextChar">
    <w:name w:val="Comment Text Char"/>
    <w:basedOn w:val="DefaultParagraphFont"/>
    <w:link w:val="CommentText"/>
    <w:uiPriority w:val="99"/>
    <w:semiHidden/>
    <w:rsid w:val="0044431B"/>
    <w:rPr>
      <w:lang w:val="de-DE"/>
    </w:rPr>
  </w:style>
  <w:style w:type="paragraph" w:styleId="CommentSubject">
    <w:name w:val="annotation subject"/>
    <w:basedOn w:val="CommentText"/>
    <w:next w:val="CommentText"/>
    <w:link w:val="CommentSubjectChar"/>
    <w:uiPriority w:val="99"/>
    <w:semiHidden/>
    <w:unhideWhenUsed/>
    <w:rsid w:val="0044431B"/>
    <w:rPr>
      <w:b/>
      <w:bCs/>
    </w:rPr>
  </w:style>
  <w:style w:type="character" w:customStyle="1" w:styleId="CommentSubjectChar">
    <w:name w:val="Comment Subject Char"/>
    <w:basedOn w:val="CommentTextChar"/>
    <w:link w:val="CommentSubject"/>
    <w:uiPriority w:val="99"/>
    <w:semiHidden/>
    <w:rsid w:val="0044431B"/>
    <w:rPr>
      <w:b/>
      <w:bCs/>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4909">
      <w:bodyDiv w:val="1"/>
      <w:marLeft w:val="0"/>
      <w:marRight w:val="0"/>
      <w:marTop w:val="0"/>
      <w:marBottom w:val="0"/>
      <w:divBdr>
        <w:top w:val="none" w:sz="0" w:space="0" w:color="auto"/>
        <w:left w:val="none" w:sz="0" w:space="0" w:color="auto"/>
        <w:bottom w:val="none" w:sz="0" w:space="0" w:color="auto"/>
        <w:right w:val="none" w:sz="0" w:space="0" w:color="auto"/>
      </w:divBdr>
    </w:div>
    <w:div w:id="183639156">
      <w:bodyDiv w:val="1"/>
      <w:marLeft w:val="0"/>
      <w:marRight w:val="0"/>
      <w:marTop w:val="0"/>
      <w:marBottom w:val="0"/>
      <w:divBdr>
        <w:top w:val="none" w:sz="0" w:space="0" w:color="auto"/>
        <w:left w:val="none" w:sz="0" w:space="0" w:color="auto"/>
        <w:bottom w:val="none" w:sz="0" w:space="0" w:color="auto"/>
        <w:right w:val="none" w:sz="0" w:space="0" w:color="auto"/>
      </w:divBdr>
    </w:div>
    <w:div w:id="685593618">
      <w:bodyDiv w:val="1"/>
      <w:marLeft w:val="0"/>
      <w:marRight w:val="0"/>
      <w:marTop w:val="0"/>
      <w:marBottom w:val="0"/>
      <w:divBdr>
        <w:top w:val="none" w:sz="0" w:space="0" w:color="auto"/>
        <w:left w:val="none" w:sz="0" w:space="0" w:color="auto"/>
        <w:bottom w:val="none" w:sz="0" w:space="0" w:color="auto"/>
        <w:right w:val="none" w:sz="0" w:space="0" w:color="auto"/>
      </w:divBdr>
    </w:div>
    <w:div w:id="806749480">
      <w:bodyDiv w:val="1"/>
      <w:marLeft w:val="0"/>
      <w:marRight w:val="0"/>
      <w:marTop w:val="0"/>
      <w:marBottom w:val="0"/>
      <w:divBdr>
        <w:top w:val="none" w:sz="0" w:space="0" w:color="auto"/>
        <w:left w:val="none" w:sz="0" w:space="0" w:color="auto"/>
        <w:bottom w:val="none" w:sz="0" w:space="0" w:color="auto"/>
        <w:right w:val="none" w:sz="0" w:space="0" w:color="auto"/>
      </w:divBdr>
      <w:divsChild>
        <w:div w:id="994069974">
          <w:marLeft w:val="0"/>
          <w:marRight w:val="0"/>
          <w:marTop w:val="0"/>
          <w:marBottom w:val="0"/>
          <w:divBdr>
            <w:top w:val="none" w:sz="0" w:space="0" w:color="auto"/>
            <w:left w:val="none" w:sz="0" w:space="0" w:color="auto"/>
            <w:bottom w:val="none" w:sz="0" w:space="0" w:color="auto"/>
            <w:right w:val="none" w:sz="0" w:space="0" w:color="auto"/>
          </w:divBdr>
          <w:divsChild>
            <w:div w:id="2093308232">
              <w:marLeft w:val="-120"/>
              <w:marRight w:val="-120"/>
              <w:marTop w:val="0"/>
              <w:marBottom w:val="0"/>
              <w:divBdr>
                <w:top w:val="none" w:sz="0" w:space="0" w:color="auto"/>
                <w:left w:val="none" w:sz="0" w:space="0" w:color="auto"/>
                <w:bottom w:val="none" w:sz="0" w:space="0" w:color="auto"/>
                <w:right w:val="none" w:sz="0" w:space="0" w:color="auto"/>
              </w:divBdr>
              <w:divsChild>
                <w:div w:id="1968511838">
                  <w:marLeft w:val="0"/>
                  <w:marRight w:val="0"/>
                  <w:marTop w:val="0"/>
                  <w:marBottom w:val="0"/>
                  <w:divBdr>
                    <w:top w:val="none" w:sz="0" w:space="0" w:color="auto"/>
                    <w:left w:val="none" w:sz="0" w:space="0" w:color="auto"/>
                    <w:bottom w:val="none" w:sz="0" w:space="0" w:color="auto"/>
                    <w:right w:val="none" w:sz="0" w:space="0" w:color="auto"/>
                  </w:divBdr>
                  <w:divsChild>
                    <w:div w:id="53235220">
                      <w:marLeft w:val="0"/>
                      <w:marRight w:val="0"/>
                      <w:marTop w:val="0"/>
                      <w:marBottom w:val="0"/>
                      <w:divBdr>
                        <w:top w:val="none" w:sz="0" w:space="0" w:color="auto"/>
                        <w:left w:val="none" w:sz="0" w:space="0" w:color="auto"/>
                        <w:bottom w:val="none" w:sz="0" w:space="0" w:color="auto"/>
                        <w:right w:val="none" w:sz="0" w:space="0" w:color="auto"/>
                      </w:divBdr>
                      <w:divsChild>
                        <w:div w:id="715003949">
                          <w:marLeft w:val="0"/>
                          <w:marRight w:val="0"/>
                          <w:marTop w:val="0"/>
                          <w:marBottom w:val="0"/>
                          <w:divBdr>
                            <w:top w:val="none" w:sz="0" w:space="0" w:color="auto"/>
                            <w:left w:val="none" w:sz="0" w:space="0" w:color="auto"/>
                            <w:bottom w:val="none" w:sz="0" w:space="0" w:color="auto"/>
                            <w:right w:val="none" w:sz="0" w:space="0" w:color="auto"/>
                          </w:divBdr>
                          <w:divsChild>
                            <w:div w:id="1119911379">
                              <w:marLeft w:val="0"/>
                              <w:marRight w:val="0"/>
                              <w:marTop w:val="0"/>
                              <w:marBottom w:val="0"/>
                              <w:divBdr>
                                <w:top w:val="none" w:sz="0" w:space="0" w:color="auto"/>
                                <w:left w:val="none" w:sz="0" w:space="0" w:color="auto"/>
                                <w:bottom w:val="none" w:sz="0" w:space="0" w:color="auto"/>
                                <w:right w:val="none" w:sz="0" w:space="0" w:color="auto"/>
                              </w:divBdr>
                              <w:divsChild>
                                <w:div w:id="703020411">
                                  <w:marLeft w:val="0"/>
                                  <w:marRight w:val="0"/>
                                  <w:marTop w:val="0"/>
                                  <w:marBottom w:val="0"/>
                                  <w:divBdr>
                                    <w:top w:val="none" w:sz="0" w:space="0" w:color="auto"/>
                                    <w:left w:val="none" w:sz="0" w:space="0" w:color="auto"/>
                                    <w:bottom w:val="none" w:sz="0" w:space="0" w:color="auto"/>
                                    <w:right w:val="none" w:sz="0" w:space="0" w:color="auto"/>
                                  </w:divBdr>
                                  <w:divsChild>
                                    <w:div w:id="2049913170">
                                      <w:marLeft w:val="0"/>
                                      <w:marRight w:val="0"/>
                                      <w:marTop w:val="0"/>
                                      <w:marBottom w:val="0"/>
                                      <w:divBdr>
                                        <w:top w:val="none" w:sz="0" w:space="0" w:color="auto"/>
                                        <w:left w:val="none" w:sz="0" w:space="0" w:color="auto"/>
                                        <w:bottom w:val="none" w:sz="0" w:space="0" w:color="auto"/>
                                        <w:right w:val="none" w:sz="0" w:space="0" w:color="auto"/>
                                      </w:divBdr>
                                      <w:divsChild>
                                        <w:div w:id="769273576">
                                          <w:marLeft w:val="0"/>
                                          <w:marRight w:val="0"/>
                                          <w:marTop w:val="0"/>
                                          <w:marBottom w:val="0"/>
                                          <w:divBdr>
                                            <w:top w:val="none" w:sz="0" w:space="0" w:color="auto"/>
                                            <w:left w:val="none" w:sz="0" w:space="0" w:color="auto"/>
                                            <w:bottom w:val="none" w:sz="0" w:space="0" w:color="auto"/>
                                            <w:right w:val="none" w:sz="0" w:space="0" w:color="auto"/>
                                          </w:divBdr>
                                          <w:divsChild>
                                            <w:div w:id="1468209011">
                                              <w:marLeft w:val="-120"/>
                                              <w:marRight w:val="-120"/>
                                              <w:marTop w:val="0"/>
                                              <w:marBottom w:val="0"/>
                                              <w:divBdr>
                                                <w:top w:val="none" w:sz="0" w:space="0" w:color="auto"/>
                                                <w:left w:val="none" w:sz="0" w:space="0" w:color="auto"/>
                                                <w:bottom w:val="none" w:sz="0" w:space="0" w:color="auto"/>
                                                <w:right w:val="none" w:sz="0" w:space="0" w:color="auto"/>
                                              </w:divBdr>
                                              <w:divsChild>
                                                <w:div w:id="17732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53983">
                                          <w:marLeft w:val="0"/>
                                          <w:marRight w:val="0"/>
                                          <w:marTop w:val="0"/>
                                          <w:marBottom w:val="0"/>
                                          <w:divBdr>
                                            <w:top w:val="none" w:sz="0" w:space="0" w:color="auto"/>
                                            <w:left w:val="none" w:sz="0" w:space="0" w:color="auto"/>
                                            <w:bottom w:val="none" w:sz="0" w:space="0" w:color="auto"/>
                                            <w:right w:val="none" w:sz="0" w:space="0" w:color="auto"/>
                                          </w:divBdr>
                                          <w:divsChild>
                                            <w:div w:id="1692757786">
                                              <w:marLeft w:val="-120"/>
                                              <w:marRight w:val="-120"/>
                                              <w:marTop w:val="0"/>
                                              <w:marBottom w:val="0"/>
                                              <w:divBdr>
                                                <w:top w:val="none" w:sz="0" w:space="0" w:color="auto"/>
                                                <w:left w:val="none" w:sz="0" w:space="0" w:color="auto"/>
                                                <w:bottom w:val="none" w:sz="0" w:space="0" w:color="auto"/>
                                                <w:right w:val="none" w:sz="0" w:space="0" w:color="auto"/>
                                              </w:divBdr>
                                              <w:divsChild>
                                                <w:div w:id="2852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6118">
                                          <w:marLeft w:val="0"/>
                                          <w:marRight w:val="0"/>
                                          <w:marTop w:val="0"/>
                                          <w:marBottom w:val="0"/>
                                          <w:divBdr>
                                            <w:top w:val="none" w:sz="0" w:space="0" w:color="auto"/>
                                            <w:left w:val="none" w:sz="0" w:space="0" w:color="auto"/>
                                            <w:bottom w:val="none" w:sz="0" w:space="0" w:color="auto"/>
                                            <w:right w:val="none" w:sz="0" w:space="0" w:color="auto"/>
                                          </w:divBdr>
                                          <w:divsChild>
                                            <w:div w:id="431435332">
                                              <w:marLeft w:val="-120"/>
                                              <w:marRight w:val="-120"/>
                                              <w:marTop w:val="0"/>
                                              <w:marBottom w:val="0"/>
                                              <w:divBdr>
                                                <w:top w:val="none" w:sz="0" w:space="0" w:color="auto"/>
                                                <w:left w:val="none" w:sz="0" w:space="0" w:color="auto"/>
                                                <w:bottom w:val="none" w:sz="0" w:space="0" w:color="auto"/>
                                                <w:right w:val="none" w:sz="0" w:space="0" w:color="auto"/>
                                              </w:divBdr>
                                              <w:divsChild>
                                                <w:div w:id="5808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9033521">
          <w:marLeft w:val="0"/>
          <w:marRight w:val="0"/>
          <w:marTop w:val="0"/>
          <w:marBottom w:val="0"/>
          <w:divBdr>
            <w:top w:val="none" w:sz="0" w:space="0" w:color="auto"/>
            <w:left w:val="none" w:sz="0" w:space="0" w:color="auto"/>
            <w:bottom w:val="none" w:sz="0" w:space="0" w:color="auto"/>
            <w:right w:val="none" w:sz="0" w:space="0" w:color="auto"/>
          </w:divBdr>
          <w:divsChild>
            <w:div w:id="1357001790">
              <w:marLeft w:val="0"/>
              <w:marRight w:val="0"/>
              <w:marTop w:val="0"/>
              <w:marBottom w:val="0"/>
              <w:divBdr>
                <w:top w:val="none" w:sz="0" w:space="0" w:color="auto"/>
                <w:left w:val="none" w:sz="0" w:space="0" w:color="auto"/>
                <w:bottom w:val="none" w:sz="0" w:space="0" w:color="auto"/>
                <w:right w:val="none" w:sz="0" w:space="0" w:color="auto"/>
              </w:divBdr>
              <w:divsChild>
                <w:div w:id="1080562401">
                  <w:marLeft w:val="0"/>
                  <w:marRight w:val="0"/>
                  <w:marTop w:val="0"/>
                  <w:marBottom w:val="0"/>
                  <w:divBdr>
                    <w:top w:val="none" w:sz="0" w:space="0" w:color="auto"/>
                    <w:left w:val="none" w:sz="0" w:space="0" w:color="auto"/>
                    <w:bottom w:val="none" w:sz="0" w:space="0" w:color="auto"/>
                    <w:right w:val="none" w:sz="0" w:space="0" w:color="auto"/>
                  </w:divBdr>
                  <w:divsChild>
                    <w:div w:id="946348923">
                      <w:marLeft w:val="0"/>
                      <w:marRight w:val="0"/>
                      <w:marTop w:val="0"/>
                      <w:marBottom w:val="0"/>
                      <w:divBdr>
                        <w:top w:val="none" w:sz="0" w:space="0" w:color="auto"/>
                        <w:left w:val="none" w:sz="0" w:space="0" w:color="auto"/>
                        <w:bottom w:val="none" w:sz="0" w:space="0" w:color="auto"/>
                        <w:right w:val="none" w:sz="0" w:space="0" w:color="auto"/>
                      </w:divBdr>
                      <w:divsChild>
                        <w:div w:id="947465958">
                          <w:marLeft w:val="0"/>
                          <w:marRight w:val="0"/>
                          <w:marTop w:val="0"/>
                          <w:marBottom w:val="0"/>
                          <w:divBdr>
                            <w:top w:val="none" w:sz="0" w:space="0" w:color="auto"/>
                            <w:left w:val="none" w:sz="0" w:space="0" w:color="auto"/>
                            <w:bottom w:val="none" w:sz="0" w:space="0" w:color="auto"/>
                            <w:right w:val="none" w:sz="0" w:space="0" w:color="auto"/>
                          </w:divBdr>
                          <w:divsChild>
                            <w:div w:id="1654289361">
                              <w:marLeft w:val="-225"/>
                              <w:marRight w:val="-225"/>
                              <w:marTop w:val="0"/>
                              <w:marBottom w:val="150"/>
                              <w:divBdr>
                                <w:top w:val="none" w:sz="0" w:space="0" w:color="auto"/>
                                <w:left w:val="none" w:sz="0" w:space="0" w:color="auto"/>
                                <w:bottom w:val="none" w:sz="0" w:space="0" w:color="auto"/>
                                <w:right w:val="none" w:sz="0" w:space="0" w:color="auto"/>
                              </w:divBdr>
                              <w:divsChild>
                                <w:div w:id="1134174546">
                                  <w:marLeft w:val="0"/>
                                  <w:marRight w:val="0"/>
                                  <w:marTop w:val="0"/>
                                  <w:marBottom w:val="0"/>
                                  <w:divBdr>
                                    <w:top w:val="none" w:sz="0" w:space="0" w:color="auto"/>
                                    <w:left w:val="none" w:sz="0" w:space="0" w:color="auto"/>
                                    <w:bottom w:val="none" w:sz="0" w:space="0" w:color="auto"/>
                                    <w:right w:val="none" w:sz="0" w:space="0" w:color="auto"/>
                                  </w:divBdr>
                                  <w:divsChild>
                                    <w:div w:id="927811457">
                                      <w:marLeft w:val="0"/>
                                      <w:marRight w:val="0"/>
                                      <w:marTop w:val="0"/>
                                      <w:marBottom w:val="0"/>
                                      <w:divBdr>
                                        <w:top w:val="none" w:sz="0" w:space="0" w:color="auto"/>
                                        <w:left w:val="none" w:sz="0" w:space="0" w:color="auto"/>
                                        <w:bottom w:val="none" w:sz="0" w:space="0" w:color="auto"/>
                                        <w:right w:val="none" w:sz="0" w:space="0" w:color="auto"/>
                                      </w:divBdr>
                                    </w:div>
                                    <w:div w:id="18200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918119">
      <w:bodyDiv w:val="1"/>
      <w:marLeft w:val="0"/>
      <w:marRight w:val="0"/>
      <w:marTop w:val="0"/>
      <w:marBottom w:val="0"/>
      <w:divBdr>
        <w:top w:val="none" w:sz="0" w:space="0" w:color="auto"/>
        <w:left w:val="none" w:sz="0" w:space="0" w:color="auto"/>
        <w:bottom w:val="none" w:sz="0" w:space="0" w:color="auto"/>
        <w:right w:val="none" w:sz="0" w:space="0" w:color="auto"/>
      </w:divBdr>
    </w:div>
    <w:div w:id="167118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mailto:lisa.scalone@springernature.com" TargetMode="External"/><Relationship Id="rId10" Type="http://schemas.openxmlformats.org/officeDocument/2006/relationships/hyperlink" Target="https://www.springernature.com/gp/open-research/journals-books/books/pricing"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4094</Words>
  <Characters>23341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Springer Nature</Company>
  <LinksUpToDate>false</LinksUpToDate>
  <CharactersWithSpaces>27381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Scalone</dc:creator>
  <cp:keywords/>
  <dc:description/>
  <cp:lastModifiedBy>Francesco Pietro Massel</cp:lastModifiedBy>
  <cp:revision>2</cp:revision>
  <dcterms:created xsi:type="dcterms:W3CDTF">2026-01-23T16:00:00Z</dcterms:created>
  <dcterms:modified xsi:type="dcterms:W3CDTF">2026-01-23T16:00:00Z</dcterms:modified>
</cp:coreProperties>
</file>